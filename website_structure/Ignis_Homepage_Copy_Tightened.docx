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000"/>
      </w:pPr>
      <w:r>
        <w:rPr>
          <w:rFonts w:ascii="Arial" w:cs="Arial" w:eastAsia="Arial" w:hAnsi="Arial"/>
          <w:b/>
          <w:bCs/>
          <w:color w:val="C0392B"/>
          <w:sz w:val="64"/>
          <w:szCs w:val="64"/>
        </w:rPr>
        <w:t xml:space="preserve">IGNIS LEADERSHIP</w:t>
      </w:r>
    </w:p>
    <w:p>
      <w:pPr>
        <w:spacing w:after="200"/>
      </w:pPr>
      <w:r>
        <w:rPr>
          <w:rFonts w:ascii="Arial" w:cs="Arial" w:eastAsia="Arial" w:hAnsi="Arial"/>
          <w:color w:val="1A1A1A"/>
          <w:sz w:val="32"/>
          <w:szCs w:val="32"/>
        </w:rPr>
        <w:t xml:space="preserve">Full Brand &amp; Content Rebuild</w:t>
      </w:r>
    </w:p>
    <w:p>
      <w:pPr>
        <w:spacing w:after="100"/>
      </w:pPr>
      <w:r>
        <w:rPr>
          <w:rFonts w:ascii="Georgia" w:cs="Georgia" w:eastAsia="Georgia" w:hAnsi="Georgia"/>
          <w:i/>
          <w:iCs/>
          <w:color w:val="555555"/>
          <w:sz w:val="22"/>
          <w:szCs w:val="22"/>
        </w:rPr>
        <w:t xml:space="preserve">Bios · Website Copy · Offer Stack · Content Pillars</w:t>
      </w:r>
    </w:p>
    <w:p>
      <w:pPr>
        <w:spacing w:after="800"/>
      </w:pPr>
      <w:r>
        <w:rPr>
          <w:rFonts w:ascii="Georgia" w:cs="Georgia" w:eastAsia="Georgia" w:hAnsi="Georgia"/>
          <w:i/>
          <w:iCs/>
          <w:color w:val="555555"/>
          <w:sz w:val="22"/>
          <w:szCs w:val="22"/>
        </w:rPr>
        <w:t xml:space="preserve">Built for Yorik Tisseau  |  April 2026</w:t>
      </w:r>
    </w:p>
    <w:p>
      <w:pPr>
        <w:pBdr>
          <w:bottom w:val="single" w:color="C0392B" w:sz="6" w:space="4"/>
        </w:pBdr>
        <w:spacing w:after="400" w:before="400"/>
      </w:pPr>
    </w:p>
    <w:p>
      <w:pPr>
        <w:pStyle w:val="Heading1"/>
        <w:spacing w:after="200" w:before="480"/>
      </w:pPr>
      <w:r>
        <w:rPr>
          <w:rFonts w:ascii="Arial" w:cs="Arial" w:eastAsia="Arial" w:hAnsi="Arial"/>
          <w:b/>
          <w:bCs/>
          <w:color w:val="C0392B"/>
          <w:sz w:val="52"/>
          <w:szCs w:val="52"/>
        </w:rPr>
        <w:t xml:space="preserve">The Foundation</w:t>
      </w:r>
    </w:p>
    <w:p>
      <w:pPr>
        <w:pBdr>
          <w:left w:val="single" w:color="C0392B" w:sz="16" w:space="12"/>
        </w:pBdr>
        <w:spacing w:after="200" w:before="200"/>
        <w:ind w:left="480"/>
      </w:pPr>
      <w:r>
        <w:rPr>
          <w:rFonts w:ascii="Georgia" w:cs="Georgia" w:eastAsia="Georgia" w:hAnsi="Georgia"/>
          <w:i/>
          <w:iCs/>
          <w:color w:val="555555"/>
          <w:sz w:val="24"/>
          <w:szCs w:val="24"/>
        </w:rPr>
        <w:t xml:space="preserve">You've built a successful career. Now let's build the life.</w:t>
      </w:r>
    </w:p>
    <w:p>
      <w:pPr>
        <w:spacing w:after="200"/>
      </w:pPr>
      <w:r>
        <w:rPr>
          <w:rFonts w:ascii="Georgia" w:cs="Georgia" w:eastAsia="Georgia" w:hAnsi="Georgia"/>
          <w:b/>
          <w:bCs/>
          <w:color w:val="1A1A1A"/>
          <w:sz w:val="22"/>
          <w:szCs w:val="22"/>
        </w:rPr>
        <w:t xml:space="preserve">One liner:</w:t>
      </w:r>
    </w:p>
    <w:p>
      <w:pPr>
        <w:spacing w:after="200"/>
      </w:pPr>
      <w:r>
        <w:rPr>
          <w:rFonts w:ascii="Georgia" w:cs="Georgia" w:eastAsia="Georgia" w:hAnsi="Georgia"/>
          <w:color w:val="1A1A1A"/>
          <w:sz w:val="22"/>
          <w:szCs w:val="22"/>
        </w:rPr>
        <w:t xml:space="preserve">Recovered high achiever helping others get there.</w:t>
      </w:r>
    </w:p>
    <w:p>
      <w:pPr>
        <w:spacing w:after="200"/>
      </w:pPr>
    </w:p>
    <w:p>
      <w:pPr>
        <w:spacing w:after="200"/>
      </w:pPr>
      <w:r>
        <w:rPr>
          <w:rFonts w:ascii="Georgia" w:cs="Georgia" w:eastAsia="Georgia" w:hAnsi="Georgia"/>
          <w:b/>
          <w:bCs/>
          <w:color w:val="1A1A1A"/>
          <w:sz w:val="22"/>
          <w:szCs w:val="22"/>
        </w:rPr>
        <w:t xml:space="preserve">Who this is for:</w:t>
      </w:r>
    </w:p>
    <w:p>
      <w:pPr>
        <w:spacing w:after="200"/>
      </w:pPr>
      <w:del w:id="1" w:author="Claude" w:date="2026-04-29T12:00:00Z">
        <w:r>
          <w:rPr>
            <w:rFonts w:ascii="Georgia" w:cs="Georgia" w:eastAsia="Georgia" w:hAnsi="Georgia"/>
            <w:color w:val="1A1A1A"/>
            <w:sz w:val="22"/>
            <w:szCs w:val="22"/>
          </w:rPr>
          <w:delText xml:space="preserve">High achievers in their 40s who have built careers they're proud of but woken up to a quiet feeling that something is missing. Still delivering. Still respected. But disconnected from themselves, running on old programming, and ready for something more than success on paper.</w:delText>
        </w:r>
      </w:del>
      <w:ins w:id="2" w:author="Claude" w:date="2026-04-29T12:00:00Z">
        <w:r>
          <w:rPr>
            <w:rFonts w:ascii="Georgia" w:cs="Georgia" w:eastAsia="Georgia" w:hAnsi="Georgia"/>
            <w:color w:val="1A1A1A"/>
            <w:sz w:val="22"/>
            <w:szCs w:val="22"/>
          </w:rPr>
          <w:t xml:space="preserve">High achievers in their 40s who've built careers they're proud of but woken up to something missing. Still delivering. Still respected. But disconnected from themselves, running on old programming, and ready for more than success on paper.</w:t>
        </w:r>
      </w:ins>
    </w:p>
    <w:p>
      <w:pPr>
        <w:spacing w:after="200"/>
      </w:pPr>
    </w:p>
    <w:p>
      <w:pPr>
        <w:spacing w:after="200"/>
      </w:pPr>
      <w:r>
        <w:rPr>
          <w:rFonts w:ascii="Georgia" w:cs="Georgia" w:eastAsia="Georgia" w:hAnsi="Georgia"/>
          <w:b/>
          <w:bCs/>
          <w:color w:val="1A1A1A"/>
          <w:sz w:val="22"/>
          <w:szCs w:val="22"/>
        </w:rPr>
        <w:t xml:space="preserve">The transformation:</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Rebuild identity beyond the career</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Reconnect with what they actually want from life</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Break free from perfectionism and self-sabotage</w:t>
      </w:r>
    </w:p>
    <w:p>
      <w:pPr>
        <w:spacing w:after="400"/>
      </w:pPr>
    </w:p>
    <w:p>
      <w:pPr>
        <w:pBdr>
          <w:bottom w:val="single" w:color="C0392B" w:sz="6" w:space="4"/>
        </w:pBdr>
        <w:spacing w:after="400" w:before="400"/>
      </w:pPr>
    </w:p>
    <w:p>
      <w:pPr>
        <w:pStyle w:val="Heading1"/>
        <w:spacing w:after="200" w:before="480"/>
      </w:pPr>
      <w:r>
        <w:rPr>
          <w:rFonts w:ascii="Arial" w:cs="Arial" w:eastAsia="Arial" w:hAnsi="Arial"/>
          <w:b/>
          <w:bCs/>
          <w:color w:val="C0392B"/>
          <w:sz w:val="52"/>
          <w:szCs w:val="52"/>
        </w:rPr>
        <w:t xml:space="preserve">Instagram Bio</w:t>
      </w:r>
    </w:p>
    <w:p>
      <w:pPr>
        <w:pStyle w:val="Heading3"/>
        <w:spacing w:after="120" w:before="280"/>
      </w:pPr>
      <w:r>
        <w:rPr>
          <w:rFonts w:ascii="Arial" w:cs="Arial" w:eastAsia="Arial" w:hAnsi="Arial"/>
          <w:b/>
          <w:bCs/>
          <w:color w:val="C0392B"/>
          <w:sz w:val="24"/>
          <w:szCs w:val="24"/>
        </w:rPr>
        <w:t xml:space="preserve">Version 1 — Punchy</w:t>
      </w:r>
    </w:p>
    <w:p>
      <w:pPr>
        <w:spacing w:after="200"/>
      </w:pPr>
      <w:r>
        <w:rPr>
          <w:rFonts w:ascii="Georgia" w:cs="Georgia" w:eastAsia="Georgia" w:hAnsi="Georgia"/>
          <w:color w:val="1A1A1A"/>
          <w:sz w:val="22"/>
          <w:szCs w:val="22"/>
        </w:rPr>
        <w:t xml:space="preserve">You've built the career.</w:t>
      </w:r>
    </w:p>
    <w:p>
      <w:pPr>
        <w:spacing w:after="200"/>
      </w:pPr>
      <w:r>
        <w:rPr>
          <w:rFonts w:ascii="Georgia" w:cs="Georgia" w:eastAsia="Georgia" w:hAnsi="Georgia"/>
          <w:color w:val="1A1A1A"/>
          <w:sz w:val="22"/>
          <w:szCs w:val="22"/>
        </w:rPr>
        <w:t xml:space="preserve">Now let's build the life.</w:t>
      </w:r>
    </w:p>
    <w:p>
      <w:pPr>
        <w:spacing w:after="100"/>
      </w:pPr>
    </w:p>
    <w:p>
      <w:pPr>
        <w:spacing w:after="200"/>
      </w:pPr>
      <w:r>
        <w:rPr>
          <w:rFonts w:ascii="Georgia" w:cs="Georgia" w:eastAsia="Georgia" w:hAnsi="Georgia"/>
          <w:color w:val="1A1A1A"/>
          <w:sz w:val="22"/>
          <w:szCs w:val="22"/>
        </w:rPr>
        <w:t xml:space="preserve">Recovered high achiever → helping others get there.</w:t>
      </w:r>
    </w:p>
    <w:p>
      <w:pPr>
        <w:spacing w:after="200"/>
      </w:pPr>
      <w:r>
        <w:rPr>
          <w:rFonts w:ascii="Georgia" w:cs="Georgia" w:eastAsia="Georgia" w:hAnsi="Georgia"/>
          <w:color w:val="1A1A1A"/>
          <w:sz w:val="22"/>
          <w:szCs w:val="22"/>
        </w:rPr>
        <w:t xml:space="preserve">Ex-FTSE100 Director · Coach · Hypnotherapist · NLP</w:t>
      </w:r>
    </w:p>
    <w:p>
      <w:pPr>
        <w:spacing w:after="200"/>
      </w:pPr>
      <w:r>
        <w:rPr>
          <w:rFonts w:ascii="Georgia" w:cs="Georgia" w:eastAsia="Georgia" w:hAnsi="Georgia"/>
          <w:color w:val="1A1A1A"/>
          <w:sz w:val="22"/>
          <w:szCs w:val="22"/>
        </w:rPr>
        <w:t xml:space="preserve">Ultra runner 🏃</w:t>
      </w:r>
    </w:p>
    <w:p>
      <w:pPr>
        <w:spacing w:after="200"/>
      </w:pPr>
      <w:r>
        <w:rPr>
          <w:rFonts w:ascii="Georgia" w:cs="Georgia" w:eastAsia="Georgia" w:hAnsi="Georgia"/>
          <w:color w:val="1A1A1A"/>
          <w:sz w:val="22"/>
          <w:szCs w:val="22"/>
        </w:rPr>
        <w:t xml:space="preserve">↓ Find out what's holding you back</w:t>
      </w:r>
    </w:p>
    <w:p>
      <w:pPr>
        <w:spacing w:after="400"/>
      </w:pPr>
      <w:r>
        <w:rPr>
          <w:rFonts w:ascii="Georgia" w:cs="Georgia" w:eastAsia="Georgia" w:hAnsi="Georgia"/>
          <w:color w:val="1A1A1A"/>
          <w:sz w:val="22"/>
          <w:szCs w:val="22"/>
        </w:rPr>
        <w:t xml:space="preserve">[Quiz link]</w:t>
      </w:r>
    </w:p>
    <w:p>
      <w:pPr>
        <w:pStyle w:val="Heading3"/>
        <w:spacing w:after="120" w:before="280"/>
      </w:pPr>
      <w:r>
        <w:rPr>
          <w:rFonts w:ascii="Arial" w:cs="Arial" w:eastAsia="Arial" w:hAnsi="Arial"/>
          <w:b/>
          <w:bCs/>
          <w:color w:val="C0392B"/>
          <w:sz w:val="24"/>
          <w:szCs w:val="24"/>
        </w:rPr>
        <w:t xml:space="preserve">Version 2 — Story first</w:t>
      </w:r>
    </w:p>
    <w:p>
      <w:pPr>
        <w:spacing w:after="200"/>
      </w:pPr>
      <w:r>
        <w:rPr>
          <w:rFonts w:ascii="Georgia" w:cs="Georgia" w:eastAsia="Georgia" w:hAnsi="Georgia"/>
          <w:color w:val="1A1A1A"/>
          <w:sz w:val="22"/>
          <w:szCs w:val="22"/>
        </w:rPr>
        <w:t xml:space="preserve">I was a director in a FTSE100 company.</w:t>
      </w:r>
    </w:p>
    <w:p>
      <w:pPr>
        <w:spacing w:after="200"/>
      </w:pPr>
      <w:r>
        <w:rPr>
          <w:rFonts w:ascii="Georgia" w:cs="Georgia" w:eastAsia="Georgia" w:hAnsi="Georgia"/>
          <w:color w:val="1A1A1A"/>
          <w:sz w:val="22"/>
          <w:szCs w:val="22"/>
        </w:rPr>
        <w:t xml:space="preserve">Successful on paper. Quietly falling apart inside.</w:t>
      </w:r>
    </w:p>
    <w:p>
      <w:pPr>
        <w:spacing w:after="100"/>
      </w:pPr>
    </w:p>
    <w:p>
      <w:pPr>
        <w:spacing w:after="200"/>
      </w:pPr>
      <w:r>
        <w:rPr>
          <w:rFonts w:ascii="Georgia" w:cs="Georgia" w:eastAsia="Georgia" w:hAnsi="Georgia"/>
          <w:color w:val="1A1A1A"/>
          <w:sz w:val="22"/>
          <w:szCs w:val="22"/>
        </w:rPr>
        <w:t xml:space="preserve">Perfectionism. Hyper-vigilance. Imposter syndrome.</w:t>
      </w:r>
    </w:p>
    <w:p>
      <w:pPr>
        <w:spacing w:after="200"/>
      </w:pPr>
      <w:r>
        <w:rPr>
          <w:rFonts w:ascii="Georgia" w:cs="Georgia" w:eastAsia="Georgia" w:hAnsi="Georgia"/>
          <w:color w:val="1A1A1A"/>
          <w:sz w:val="22"/>
          <w:szCs w:val="22"/>
        </w:rPr>
        <w:t xml:space="preserve">I had every saboteur going.</w:t>
      </w:r>
    </w:p>
    <w:p>
      <w:pPr>
        <w:spacing w:after="100"/>
      </w:pPr>
    </w:p>
    <w:p>
      <w:pPr>
        <w:spacing w:after="200"/>
      </w:pPr>
      <w:r>
        <w:rPr>
          <w:rFonts w:ascii="Georgia" w:cs="Georgia" w:eastAsia="Georgia" w:hAnsi="Georgia"/>
          <w:color w:val="1A1A1A"/>
          <w:sz w:val="22"/>
          <w:szCs w:val="22"/>
        </w:rPr>
        <w:t xml:space="preserve">Now I help high achievers build the life, not just the career.</w:t>
      </w:r>
    </w:p>
    <w:p>
      <w:pPr>
        <w:spacing w:after="200"/>
      </w:pPr>
      <w:r>
        <w:rPr>
          <w:rFonts w:ascii="Georgia" w:cs="Georgia" w:eastAsia="Georgia" w:hAnsi="Georgia"/>
          <w:color w:val="1A1A1A"/>
          <w:sz w:val="22"/>
          <w:szCs w:val="22"/>
        </w:rPr>
        <w:t xml:space="preserve">Coach · Hypnotherapist · NLP · Ultra runner 🏃</w:t>
      </w:r>
    </w:p>
    <w:p>
      <w:pPr>
        <w:spacing w:after="400"/>
      </w:pPr>
      <w:r>
        <w:rPr>
          <w:rFonts w:ascii="Georgia" w:cs="Georgia" w:eastAsia="Georgia" w:hAnsi="Georgia"/>
          <w:color w:val="1A1A1A"/>
          <w:sz w:val="22"/>
          <w:szCs w:val="22"/>
        </w:rPr>
        <w:t xml:space="preserve">↓ Take the free assessment</w:t>
      </w:r>
    </w:p>
    <w:p>
      <w:pPr>
        <w:pStyle w:val="Heading3"/>
        <w:spacing w:after="120" w:before="280"/>
      </w:pPr>
      <w:r>
        <w:rPr>
          <w:rFonts w:ascii="Arial" w:cs="Arial" w:eastAsia="Arial" w:hAnsi="Arial"/>
          <w:b/>
          <w:bCs/>
          <w:color w:val="C0392B"/>
          <w:sz w:val="24"/>
          <w:szCs w:val="24"/>
        </w:rPr>
        <w:t xml:space="preserve">Recommended version</w:t>
      </w:r>
    </w:p>
    <w:p>
      <w:pPr>
        <w:pBdr>
          <w:left w:val="single" w:color="C0392B" w:sz="16" w:space="12"/>
        </w:pBdr>
        <w:spacing w:after="200" w:before="200"/>
        <w:ind w:left="480"/>
      </w:pPr>
      <w:r>
        <w:rPr>
          <w:rFonts w:ascii="Georgia" w:cs="Georgia" w:eastAsia="Georgia" w:hAnsi="Georgia"/>
          <w:i/>
          <w:iCs/>
          <w:color w:val="555555"/>
          <w:sz w:val="24"/>
          <w:szCs w:val="24"/>
        </w:rPr>
        <w:t xml:space="preserve">You've built the career. Now let's build the life.
Recovered high achiever helping others get there.
Ex-FTSE100 · Coach · Hypnotherapy · NLP · Ultra runner 🏃
↓ Free assessment → [link]</w:t>
      </w:r>
    </w:p>
    <w:p>
      <w:pPr>
        <w:pBdr>
          <w:bottom w:val="single" w:color="C0392B" w:sz="6" w:space="4"/>
        </w:pBdr>
        <w:spacing w:after="400" w:before="400"/>
      </w:pPr>
    </w:p>
    <w:p>
      <w:pPr>
        <w:pStyle w:val="Heading1"/>
        <w:spacing w:after="200" w:before="480"/>
      </w:pPr>
      <w:r>
        <w:rPr>
          <w:rFonts w:ascii="Arial" w:cs="Arial" w:eastAsia="Arial" w:hAnsi="Arial"/>
          <w:b/>
          <w:bCs/>
          <w:color w:val="C0392B"/>
          <w:sz w:val="52"/>
          <w:szCs w:val="52"/>
        </w:rPr>
        <w:t xml:space="preserve">LinkedIn Bio</w:t>
      </w:r>
    </w:p>
    <w:p>
      <w:pPr>
        <w:pStyle w:val="Heading3"/>
        <w:spacing w:after="120" w:before="280"/>
      </w:pPr>
      <w:r>
        <w:rPr>
          <w:rFonts w:ascii="Arial" w:cs="Arial" w:eastAsia="Arial" w:hAnsi="Arial"/>
          <w:b/>
          <w:bCs/>
          <w:color w:val="C0392B"/>
          <w:sz w:val="24"/>
          <w:szCs w:val="24"/>
        </w:rPr>
        <w:t xml:space="preserve">Headline</w:t>
      </w:r>
    </w:p>
    <w:p>
      <w:pPr>
        <w:spacing w:after="400"/>
      </w:pPr>
      <w:r>
        <w:rPr>
          <w:rFonts w:ascii="Georgia" w:cs="Georgia" w:eastAsia="Georgia" w:hAnsi="Georgia"/>
          <w:color w:val="1A1A1A"/>
          <w:sz w:val="22"/>
          <w:szCs w:val="22"/>
        </w:rPr>
        <w:t xml:space="preserve">Helping high achievers build the life, not just the career  |  Executive Coach · Hypnotherapist · NLP  |  Ex-FTSE100 Director</w:t>
      </w:r>
    </w:p>
    <w:p>
      <w:pPr>
        <w:pStyle w:val="Heading3"/>
        <w:spacing w:after="120" w:before="280"/>
      </w:pPr>
      <w:r>
        <w:rPr>
          <w:rFonts w:ascii="Arial" w:cs="Arial" w:eastAsia="Arial" w:hAnsi="Arial"/>
          <w:b/>
          <w:bCs/>
          <w:color w:val="C0392B"/>
          <w:sz w:val="24"/>
          <w:szCs w:val="24"/>
        </w:rPr>
        <w:t xml:space="preserve">About Section</w:t>
      </w:r>
    </w:p>
    <w:p>
      <w:pPr>
        <w:spacing w:after="200"/>
      </w:pPr>
      <w:r>
        <w:rPr>
          <w:rFonts w:ascii="Georgia" w:cs="Georgia" w:eastAsia="Georgia" w:hAnsi="Georgia"/>
          <w:color w:val="1A1A1A"/>
          <w:sz w:val="22"/>
          <w:szCs w:val="22"/>
        </w:rPr>
        <w:t xml:space="preserve">There's a version of success that looks perfect from the outside.</w:t>
      </w:r>
    </w:p>
    <w:p>
      <w:pPr>
        <w:spacing w:after="200"/>
      </w:pPr>
      <w:r>
        <w:rPr>
          <w:rFonts w:ascii="Georgia" w:cs="Georgia" w:eastAsia="Georgia" w:hAnsi="Georgia"/>
          <w:color w:val="1A1A1A"/>
          <w:sz w:val="22"/>
          <w:szCs w:val="22"/>
        </w:rPr>
        <w:t xml:space="preserve">The title. The results. The credibility. The salary.</w:t>
      </w:r>
    </w:p>
    <w:p>
      <w:pPr>
        <w:spacing w:after="200"/>
      </w:pPr>
      <w:r>
        <w:rPr>
          <w:rFonts w:ascii="Georgia" w:cs="Georgia" w:eastAsia="Georgia" w:hAnsi="Georgia"/>
          <w:color w:val="1A1A1A"/>
          <w:sz w:val="22"/>
          <w:szCs w:val="22"/>
        </w:rPr>
        <w:t xml:space="preserve">And then there's how it actually feels at 11pm when the day is done.</w:t>
      </w:r>
    </w:p>
    <w:p>
      <w:pPr>
        <w:spacing w:after="100"/>
      </w:pPr>
    </w:p>
    <w:p>
      <w:pPr>
        <w:spacing w:after="200"/>
      </w:pPr>
      <w:r>
        <w:rPr>
          <w:rFonts w:ascii="Georgia" w:cs="Georgia" w:eastAsia="Georgia" w:hAnsi="Georgia"/>
          <w:color w:val="1A1A1A"/>
          <w:sz w:val="22"/>
          <w:szCs w:val="22"/>
        </w:rPr>
        <w:t xml:space="preserve">For a long time, I was living the first version while quietly struggling with the second.</w:t>
      </w:r>
    </w:p>
    <w:p>
      <w:pPr>
        <w:spacing w:after="100"/>
      </w:pPr>
    </w:p>
    <w:p>
      <w:pPr>
        <w:spacing w:after="200"/>
      </w:pPr>
      <w:r>
        <w:rPr>
          <w:rFonts w:ascii="Georgia" w:cs="Georgia" w:eastAsia="Georgia" w:hAnsi="Georgia"/>
          <w:color w:val="1A1A1A"/>
          <w:sz w:val="22"/>
          <w:szCs w:val="22"/>
        </w:rPr>
        <w:t xml:space="preserve">As a director in a FTSE100 company, I was delivering. Leading teams, managing complex projects, holding responsibility that mattered. But underneath, I was exhausted in a way I couldn't explain. Perfectionism. Hyper-vigilance. Overthinking. Imposter syndrome. I had every saboteur going, and I didn't even have the language for it at the time.</w:t>
      </w:r>
    </w:p>
    <w:p>
      <w:pPr>
        <w:spacing w:after="100"/>
      </w:pPr>
    </w:p>
    <w:p>
      <w:pPr>
        <w:spacing w:after="200"/>
      </w:pPr>
      <w:r>
        <w:rPr>
          <w:rFonts w:ascii="Georgia" w:cs="Georgia" w:eastAsia="Georgia" w:hAnsi="Georgia"/>
          <w:color w:val="1A1A1A"/>
          <w:sz w:val="22"/>
          <w:szCs w:val="22"/>
        </w:rPr>
        <w:t xml:space="preserve">The turning point came through coaching. Someone held up a mirror and I finally saw what I couldn't see on my own: I had built a career on a mixture of genuine ambition and inherited expectation, and I had no idea which was which anymore.</w:t>
      </w:r>
    </w:p>
    <w:p>
      <w:pPr>
        <w:spacing w:after="100"/>
      </w:pPr>
    </w:p>
    <w:p>
      <w:pPr>
        <w:spacing w:after="200"/>
      </w:pPr>
      <w:r>
        <w:rPr>
          <w:rFonts w:ascii="Georgia" w:cs="Georgia" w:eastAsia="Georgia" w:hAnsi="Georgia"/>
          <w:color w:val="1A1A1A"/>
          <w:sz w:val="22"/>
          <w:szCs w:val="22"/>
        </w:rPr>
        <w:t xml:space="preserve">That realisation changed everything. I went on to study coaching, then solution-focused hypnotherapy, then NLP. Not to add credentials to a wall but because I wanted to understand what actually creates change at the level where it sticks.</w:t>
      </w:r>
    </w:p>
    <w:p>
      <w:pPr>
        <w:spacing w:after="100"/>
      </w:pPr>
    </w:p>
    <w:p>
      <w:pPr>
        <w:spacing w:after="200"/>
      </w:pPr>
      <w:r>
        <w:rPr>
          <w:rFonts w:ascii="Georgia" w:cs="Georgia" w:eastAsia="Georgia" w:hAnsi="Georgia"/>
          <w:color w:val="1A1A1A"/>
          <w:sz w:val="22"/>
          <w:szCs w:val="22"/>
        </w:rPr>
        <w:t xml:space="preserve">Now I work with high achievers in their 40s who have built careers they're proud of but feel, quietly, that something is missing. People who are still delivering but have lost themselves in the process.</w:t>
      </w:r>
    </w:p>
    <w:p>
      <w:pPr>
        <w:spacing w:after="100"/>
      </w:pPr>
    </w:p>
    <w:p>
      <w:pPr>
        <w:spacing w:after="200"/>
      </w:pPr>
      <w:r>
        <w:rPr>
          <w:rFonts w:ascii="Georgia" w:cs="Georgia" w:eastAsia="Georgia" w:hAnsi="Georgia"/>
          <w:color w:val="1A1A1A"/>
          <w:sz w:val="22"/>
          <w:szCs w:val="22"/>
        </w:rPr>
        <w:t xml:space="preserve">The work is not about becoming someone different. It is about removing what has been in the way of who you actually are.</w:t>
      </w:r>
    </w:p>
    <w:p>
      <w:pPr>
        <w:spacing w:after="100"/>
      </w:pPr>
    </w:p>
    <w:p>
      <w:pPr>
        <w:spacing w:after="200"/>
      </w:pPr>
      <w:r>
        <w:rPr>
          <w:rFonts w:ascii="Georgia" w:cs="Georgia" w:eastAsia="Georgia" w:hAnsi="Georgia"/>
          <w:b/>
          <w:bCs/>
          <w:color w:val="1A1A1A"/>
          <w:sz w:val="22"/>
          <w:szCs w:val="22"/>
        </w:rPr>
        <w:t xml:space="preserve">What I help with:</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Reconnecting with what you actually want from life, not just the career</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Breaking the patterns of perfectionism, hyper-vigilance, and self-sabotage</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Building identity and confidence that does not depend on performance</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Sleeping better. Thinking clearer. Feeling present again.</w:t>
      </w:r>
    </w:p>
    <w:p>
      <w:pPr>
        <w:spacing w:after="200"/>
      </w:pPr>
    </w:p>
    <w:p>
      <w:pPr>
        <w:spacing w:after="200"/>
      </w:pPr>
      <w:r>
        <w:rPr>
          <w:rFonts w:ascii="Georgia" w:cs="Georgia" w:eastAsia="Georgia" w:hAnsi="Georgia"/>
          <w:b/>
          <w:bCs/>
          <w:color w:val="1A1A1A"/>
          <w:sz w:val="22"/>
          <w:szCs w:val="22"/>
        </w:rPr>
        <w:t xml:space="preserve">How I work:</w:t>
      </w:r>
    </w:p>
    <w:p>
      <w:pPr>
        <w:spacing w:after="200"/>
      </w:pPr>
      <w:r>
        <w:rPr>
          <w:rFonts w:ascii="Georgia" w:cs="Georgia" w:eastAsia="Georgia" w:hAnsi="Georgia"/>
          <w:color w:val="1A1A1A"/>
          <w:sz w:val="22"/>
          <w:szCs w:val="22"/>
        </w:rPr>
        <w:t xml:space="preserve">Executive coaching combined with solution-focused hypnotherapy and NLP. This works at both conscious and unconscious levels, which is why the results hold.</w:t>
      </w:r>
    </w:p>
    <w:p>
      <w:pPr>
        <w:spacing w:after="200"/>
      </w:pPr>
    </w:p>
    <w:p>
      <w:pPr>
        <w:spacing w:after="200"/>
      </w:pPr>
      <w:r>
        <w:rPr>
          <w:rFonts w:ascii="Georgia" w:cs="Georgia" w:eastAsia="Georgia" w:hAnsi="Georgia"/>
          <w:b/>
          <w:bCs/>
          <w:color w:val="1A1A1A"/>
          <w:sz w:val="22"/>
          <w:szCs w:val="22"/>
        </w:rPr>
        <w:t xml:space="preserve">If this resonates:</w:t>
      </w:r>
    </w:p>
    <w:p>
      <w:pPr>
        <w:spacing w:after="200"/>
      </w:pPr>
      <w:r>
        <w:rPr>
          <w:rFonts w:ascii="Georgia" w:cs="Georgia" w:eastAsia="Georgia" w:hAnsi="Georgia"/>
          <w:color w:val="1A1A1A"/>
          <w:sz w:val="22"/>
          <w:szCs w:val="22"/>
        </w:rPr>
        <w:t xml:space="preserve">Take the free assessment at ignisleadership.com or message me directly.</w:t>
      </w:r>
    </w:p>
    <w:p>
      <w:pPr>
        <w:pBdr>
          <w:bottom w:val="single" w:color="C0392B" w:sz="6" w:space="4"/>
        </w:pBdr>
        <w:spacing w:after="400" w:before="400"/>
      </w:pPr>
    </w:p>
    <w:p>
      <w:pPr>
        <w:pStyle w:val="Heading1"/>
        <w:spacing w:after="200" w:before="480"/>
      </w:pPr>
      <w:r>
        <w:rPr>
          <w:rFonts w:ascii="Arial" w:cs="Arial" w:eastAsia="Arial" w:hAnsi="Arial"/>
          <w:b/>
          <w:bCs/>
          <w:color w:val="C0392B"/>
          <w:sz w:val="52"/>
          <w:szCs w:val="52"/>
        </w:rPr>
        <w:t xml:space="preserve">Website Copy</w:t>
      </w:r>
    </w:p>
    <w:p>
      <w:pPr>
        <w:pStyle w:val="Heading3"/>
        <w:spacing w:after="120" w:before="280"/>
      </w:pPr>
      <w:r>
        <w:rPr>
          <w:rFonts w:ascii="Arial" w:cs="Arial" w:eastAsia="Arial" w:hAnsi="Arial"/>
          <w:b/>
          <w:bCs/>
          <w:color w:val="C0392B"/>
          <w:sz w:val="24"/>
          <w:szCs w:val="24"/>
        </w:rPr>
        <w:t xml:space="preserve">Hero Headline</w:t>
      </w:r>
    </w:p>
    <w:p>
      <w:pPr>
        <w:pBdr>
          <w:left w:val="single" w:color="C0392B" w:sz="16" w:space="12"/>
        </w:pBdr>
        <w:spacing w:after="200" w:before="200"/>
        <w:ind w:left="480"/>
      </w:pPr>
      <w:r>
        <w:rPr>
          <w:rFonts w:ascii="Georgia" w:cs="Georgia" w:eastAsia="Georgia" w:hAnsi="Georgia"/>
          <w:i/>
          <w:iCs/>
          <w:color w:val="555555"/>
          <w:sz w:val="24"/>
          <w:szCs w:val="24"/>
        </w:rPr>
        <w:t xml:space="preserve">You've built a successful career.
Now let's build the life.</w:t>
      </w:r>
    </w:p>
    <w:p>
      <w:pPr>
        <w:spacing w:after="400"/>
      </w:pPr>
      <w:r>
        <w:rPr>
          <w:rFonts w:ascii="Georgia" w:cs="Georgia" w:eastAsia="Georgia" w:hAnsi="Georgia"/>
          <w:color w:val="1A1A1A"/>
          <w:sz w:val="22"/>
          <w:szCs w:val="22"/>
        </w:rPr>
        <w:t xml:space="preserve">For high achievers in their 40s who are still delivering, but quietly running on empty inside.</w:t>
      </w:r>
    </w:p>
    <w:p>
      <w:pPr>
        <w:pStyle w:val="Heading3"/>
        <w:spacing w:after="120" w:before="280"/>
      </w:pPr>
      <w:r>
        <w:rPr>
          <w:rFonts w:ascii="Arial" w:cs="Arial" w:eastAsia="Arial" w:hAnsi="Arial"/>
          <w:b/>
          <w:bCs/>
          <w:color w:val="C0392B"/>
          <w:sz w:val="24"/>
          <w:szCs w:val="24"/>
        </w:rPr>
        <w:t xml:space="preserve">Hero Sub-headline options</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You achieved what you set out to achieve. So why doesn't it feel like enough?</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The career is real. The exhaustion is real. The feeling that something is missing is real.</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You're not broken. You've just been building the wrong thing for a little too long.</w:t>
      </w:r>
    </w:p>
    <w:p>
      <w:pPr>
        <w:spacing w:after="400"/>
      </w:pPr>
    </w:p>
    <w:p>
      <w:pPr>
        <w:pStyle w:val="Heading3"/>
        <w:spacing w:after="120" w:before="280"/>
      </w:pPr>
      <w:r>
        <w:rPr>
          <w:rFonts w:ascii="Arial" w:cs="Arial" w:eastAsia="Arial" w:hAnsi="Arial"/>
          <w:b/>
          <w:bCs/>
          <w:color w:val="C0392B"/>
          <w:sz w:val="24"/>
          <w:szCs w:val="24"/>
        </w:rPr>
        <w:t xml:space="preserve">Who This Is For</w:t>
      </w:r>
    </w:p>
    <w:p>
      <w:pPr>
        <w:spacing w:after="200"/>
      </w:pPr>
      <w:r>
        <w:rPr>
          <w:rFonts w:ascii="Georgia" w:cs="Georgia" w:eastAsia="Georgia" w:hAnsi="Georgia"/>
          <w:color w:val="1A1A1A"/>
          <w:sz w:val="22"/>
          <w:szCs w:val="22"/>
        </w:rPr>
        <w:t xml:space="preserve">You're in your 40s. You've built something real. A career, a reputation, a track record that speaks for itself.</w:t>
      </w:r>
    </w:p>
    <w:p>
      <w:pPr>
        <w:spacing w:after="100"/>
      </w:pPr>
    </w:p>
    <w:p>
      <w:pPr>
        <w:spacing w:after="200"/>
      </w:pPr>
      <w:del w:id="3" w:author="Claude" w:date="2026-04-29T12:00:00Z">
        <w:r>
          <w:rPr>
            <w:rFonts w:ascii="Georgia" w:cs="Georgia" w:eastAsia="Georgia" w:hAnsi="Georgia"/>
            <w:color w:val="1A1A1A"/>
            <w:sz w:val="22"/>
            <w:szCs w:val="22"/>
          </w:rPr>
          <w:delText xml:space="preserve">But privately, something has shifted. You're still showing up, still delivering, but you can't remember the last time you felt genuinely alive in what you do. The passion has gone quiet. The fog has moved in. Sleep is harder than it should be. You question yourself in moments you have no business questioning yourself.</w:delText>
        </w:r>
      </w:del>
      <w:ins w:id="4" w:author="Claude" w:date="2026-04-29T12:00:00Z">
        <w:r>
          <w:rPr>
            <w:rFonts w:ascii="Georgia" w:cs="Georgia" w:eastAsia="Georgia" w:hAnsi="Georgia"/>
            <w:color w:val="1A1A1A"/>
            <w:sz w:val="22"/>
            <w:szCs w:val="22"/>
          </w:rPr>
          <w:t xml:space="preserve">But privately, something has shifted. You're still showing up, still delivering, but you can't remember the last time you felt genuinely alive in what you do. The passion's gone quiet. Sleep is harder. You question yourself when you shouldn't.</w:t>
        </w:r>
      </w:ins>
    </w:p>
    <w:p>
      <w:pPr>
        <w:spacing w:after="100"/>
      </w:pPr>
    </w:p>
    <w:p>
      <w:pPr>
        <w:spacing w:after="200"/>
      </w:pPr>
      <w:r>
        <w:rPr>
          <w:rFonts w:ascii="Georgia" w:cs="Georgia" w:eastAsia="Georgia" w:hAnsi="Georgia"/>
          <w:color w:val="1A1A1A"/>
          <w:sz w:val="22"/>
          <w:szCs w:val="22"/>
        </w:rPr>
        <w:t xml:space="preserve">You look fine from the outside. Nobody around you necessarily knows. That's part of what makes it so hard.</w:t>
      </w:r>
    </w:p>
    <w:p>
      <w:pPr>
        <w:spacing w:after="100"/>
      </w:pPr>
    </w:p>
    <w:p>
      <w:pPr>
        <w:spacing w:after="200"/>
      </w:pPr>
      <w:del w:id="5" w:author="Claude" w:date="2026-04-29T12:00:00Z">
        <w:r>
          <w:rPr>
            <w:rFonts w:ascii="Georgia" w:cs="Georgia" w:eastAsia="Georgia" w:hAnsi="Georgia"/>
            <w:color w:val="1A1A1A"/>
            <w:sz w:val="22"/>
            <w:szCs w:val="22"/>
          </w:rPr>
          <w:delText xml:space="preserve">This is not burnout in the way most people talk about it. This is something more specific. It's what happens when a high achiever, someone driven by perfectionism, hyper-vigilance, and relentless standards, runs for long enough on a version of life they never fully chose.</w:delText>
        </w:r>
      </w:del>
      <w:ins w:id="6" w:author="Claude" w:date="2026-04-29T12:00:00Z">
        <w:r>
          <w:rPr>
            <w:rFonts w:ascii="Georgia" w:cs="Georgia" w:eastAsia="Georgia" w:hAnsi="Georgia"/>
            <w:color w:val="1A1A1A"/>
            <w:sz w:val="22"/>
            <w:szCs w:val="22"/>
          </w:rPr>
          <w:t xml:space="preserve">This isn't burnout in the traditional sense. It's what happens when a high achiever runs long enough on a life they never fully chose.</w:t>
        </w:r>
      </w:ins>
    </w:p>
    <w:p>
      <w:pPr>
        <w:spacing w:after="100"/>
      </w:pPr>
    </w:p>
    <w:p>
      <w:pPr>
        <w:spacing w:after="200"/>
      </w:pPr>
      <w:r>
        <w:rPr>
          <w:rFonts w:ascii="Georgia" w:cs="Georgia" w:eastAsia="Georgia" w:hAnsi="Georgia"/>
          <w:color w:val="1A1A1A"/>
          <w:sz w:val="22"/>
          <w:szCs w:val="22"/>
        </w:rPr>
        <w:t xml:space="preserve">You don't need a career change. You don't need a holiday. You need to come back to yourself.</w:t>
      </w:r>
    </w:p>
    <w:p>
      <w:pPr>
        <w:spacing w:after="400"/>
      </w:pPr>
    </w:p>
    <w:p>
      <w:pPr>
        <w:pStyle w:val="Heading3"/>
        <w:spacing w:after="120" w:before="280"/>
      </w:pPr>
      <w:r>
        <w:rPr>
          <w:rFonts w:ascii="Arial" w:cs="Arial" w:eastAsia="Arial" w:hAnsi="Arial"/>
          <w:b/>
          <w:bCs/>
          <w:color w:val="C0392B"/>
          <w:sz w:val="24"/>
          <w:szCs w:val="24"/>
        </w:rPr>
        <w:t xml:space="preserve">The Method</w:t>
      </w:r>
    </w:p>
    <w:p>
      <w:pPr>
        <w:spacing w:after="200"/>
      </w:pPr>
      <w:r>
        <w:rPr>
          <w:rFonts w:ascii="Georgia" w:cs="Georgia" w:eastAsia="Georgia" w:hAnsi="Georgia"/>
          <w:color w:val="1A1A1A"/>
          <w:sz w:val="22"/>
          <w:szCs w:val="22"/>
        </w:rPr>
        <w:t xml:space="preserve">I work at two levels: conscious and unconscious. Because that's where the patterns actually live.</w:t>
      </w:r>
    </w:p>
    <w:p>
      <w:pPr>
        <w:spacing w:after="100"/>
      </w:pPr>
    </w:p>
    <w:p>
      <w:pPr>
        <w:spacing w:after="200"/>
      </w:pPr>
      <w:del w:id="7" w:author="Claude" w:date="2026-04-29T12:00:00Z">
        <w:r>
          <w:rPr>
            <w:rFonts w:ascii="Georgia" w:cs="Georgia" w:eastAsia="Georgia" w:hAnsi="Georgia"/>
            <w:color w:val="1A1A1A"/>
            <w:sz w:val="22"/>
            <w:szCs w:val="22"/>
          </w:rPr>
          <w:delText xml:space="preserve">Coaching addresses what you think and how you see yourself. Hypnotherapy and NLP work beneath that, shifting the automatic responses, the inherited beliefs, the protective patterns that run in the background and quietly sabotage everything.</w:delText>
        </w:r>
      </w:del>
      <w:ins w:id="8" w:author="Claude" w:date="2026-04-29T12:00:00Z">
        <w:r>
          <w:rPr>
            <w:rFonts w:ascii="Georgia" w:cs="Georgia" w:eastAsia="Georgia" w:hAnsi="Georgia"/>
            <w:color w:val="1A1A1A"/>
            <w:sz w:val="22"/>
            <w:szCs w:val="22"/>
          </w:rPr>
          <w:t xml:space="preserve">Coaching addresses how you think and see yourself. Hypnotherapy and NLP shift what runs beneath that: the automatic responses and inherited beliefs holding you back.</w:t>
        </w:r>
      </w:ins>
    </w:p>
    <w:p>
      <w:pPr>
        <w:spacing w:after="100"/>
      </w:pPr>
    </w:p>
    <w:p>
      <w:pPr>
        <w:spacing w:after="200"/>
      </w:pPr>
      <w:r>
        <w:rPr>
          <w:rFonts w:ascii="Georgia" w:cs="Georgia" w:eastAsia="Georgia" w:hAnsi="Georgia"/>
          <w:color w:val="1A1A1A"/>
          <w:sz w:val="22"/>
          <w:szCs w:val="22"/>
        </w:rPr>
        <w:t xml:space="preserve">Together, they create change that holds.</w:t>
      </w:r>
    </w:p>
    <w:p>
      <w:pPr>
        <w:spacing w:after="200"/>
      </w:pPr>
    </w:p>
    <w:p>
      <w:pPr>
        <w:spacing w:after="200"/>
      </w:pPr>
      <w:r>
        <w:rPr>
          <w:rFonts w:ascii="Georgia" w:cs="Georgia" w:eastAsia="Georgia" w:hAnsi="Georgia"/>
          <w:b/>
          <w:bCs/>
          <w:color w:val="1A1A1A"/>
          <w:sz w:val="22"/>
          <w:szCs w:val="22"/>
        </w:rPr>
        <w:t xml:space="preserve">The three phases:</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Clarity: What do you actually want, separate from what you think you should want?</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Identity: Who are you beneath the role, the performance, the credentials?</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Confidence: The natural result when identity settles and the interference clears.</w:t>
      </w:r>
    </w:p>
    <w:p>
      <w:pPr>
        <w:spacing w:after="400"/>
      </w:pPr>
    </w:p>
    <w:p>
      <w:pPr>
        <w:pStyle w:val="Heading3"/>
        <w:spacing w:after="120" w:before="280"/>
      </w:pPr>
      <w:r>
        <w:rPr>
          <w:rFonts w:ascii="Arial" w:cs="Arial" w:eastAsia="Arial" w:hAnsi="Arial"/>
          <w:b/>
          <w:bCs/>
          <w:color w:val="C0392B"/>
          <w:sz w:val="24"/>
          <w:szCs w:val="24"/>
        </w:rPr>
        <w:t xml:space="preserve">About Yorik</w:t>
      </w:r>
    </w:p>
    <w:p>
      <w:pPr>
        <w:spacing w:after="200"/>
      </w:pPr>
      <w:r>
        <w:rPr>
          <w:rFonts w:ascii="Georgia" w:cs="Georgia" w:eastAsia="Georgia" w:hAnsi="Georgia"/>
          <w:color w:val="1A1A1A"/>
          <w:sz w:val="22"/>
          <w:szCs w:val="22"/>
        </w:rPr>
        <w:t xml:space="preserve">I was a director in a FTSE100 company for over a decade. Senior leader. Complex projects. International teams. High stakes.</w:t>
      </w:r>
    </w:p>
    <w:p>
      <w:pPr>
        <w:spacing w:after="100"/>
      </w:pPr>
    </w:p>
    <w:p>
      <w:pPr>
        <w:spacing w:after="200"/>
      </w:pPr>
      <w:r>
        <w:rPr>
          <w:rFonts w:ascii="Georgia" w:cs="Georgia" w:eastAsia="Georgia" w:hAnsi="Georgia"/>
          <w:color w:val="1A1A1A"/>
          <w:sz w:val="22"/>
          <w:szCs w:val="22"/>
        </w:rPr>
        <w:t xml:space="preserve">And I had every saboteur going. Perfectionism. Hyper-vigilance. Imposter syndrome. I was succeeding by every external measure while quietly falling apart inside.</w:t>
      </w:r>
    </w:p>
    <w:p>
      <w:pPr>
        <w:spacing w:after="100"/>
      </w:pPr>
    </w:p>
    <w:p>
      <w:pPr>
        <w:spacing w:after="200"/>
      </w:pPr>
      <w:r>
        <w:rPr>
          <w:rFonts w:ascii="Georgia" w:cs="Georgia" w:eastAsia="Georgia" w:hAnsi="Georgia"/>
          <w:color w:val="1A1A1A"/>
          <w:sz w:val="22"/>
          <w:szCs w:val="22"/>
        </w:rPr>
        <w:t xml:space="preserve">It took coaching to hold up the mirror. What I saw changed everything.</w:t>
      </w:r>
    </w:p>
    <w:p>
      <w:pPr>
        <w:spacing w:after="100"/>
      </w:pPr>
    </w:p>
    <w:p>
      <w:pPr>
        <w:spacing w:after="200"/>
      </w:pPr>
      <w:del w:id="9" w:author="Claude" w:date="2026-04-29T12:00:00Z">
        <w:r>
          <w:rPr>
            <w:rFonts w:ascii="Georgia" w:cs="Georgia" w:eastAsia="Georgia" w:hAnsi="Georgia"/>
            <w:color w:val="1A1A1A"/>
            <w:sz w:val="22"/>
            <w:szCs w:val="22"/>
          </w:rPr>
          <w:delText xml:space="preserve">I went on to study executive coaching, solution-focused hypnotherapy, and NLP. Not to add to a wall of credentials but because I wanted to understand what actually creates lasting change. I also run ultramarathons, which taught me more about the mind than any classroom.</w:delText>
        </w:r>
      </w:del>
      <w:ins w:id="10" w:author="Claude" w:date="2026-04-29T12:00:00Z">
        <w:r>
          <w:rPr>
            <w:rFonts w:ascii="Georgia" w:cs="Georgia" w:eastAsia="Georgia" w:hAnsi="Georgia"/>
            <w:color w:val="1A1A1A"/>
            <w:sz w:val="22"/>
            <w:szCs w:val="22"/>
          </w:rPr>
          <w:t xml:space="preserve">I studied executive coaching, solution-focused hypnotherapy, and NLP to understand what creates lasting change. I also run ultramarathons, which taught me more about the mind than any credential ever could.</w:t>
        </w:r>
      </w:ins>
    </w:p>
    <w:p>
      <w:pPr>
        <w:spacing w:after="100"/>
      </w:pPr>
    </w:p>
    <w:p>
      <w:pPr>
        <w:spacing w:after="200"/>
      </w:pPr>
      <w:r>
        <w:rPr>
          <w:rFonts w:ascii="Georgia" w:cs="Georgia" w:eastAsia="Georgia" w:hAnsi="Georgia"/>
          <w:color w:val="1A1A1A"/>
          <w:sz w:val="22"/>
          <w:szCs w:val="22"/>
        </w:rPr>
        <w:t xml:space="preserve">I work with people who remind me of who I was. High achievers who have built the career but lost themselves along the way. People who are ready to build the life.</w:t>
      </w:r>
    </w:p>
    <w:p>
      <w:pPr>
        <w:pBdr>
          <w:bottom w:val="single" w:color="C0392B" w:sz="6" w:space="4"/>
        </w:pBdr>
        <w:spacing w:after="400" w:before="400"/>
      </w:pPr>
    </w:p>
    <w:p>
      <w:pPr>
        <w:pStyle w:val="Heading1"/>
        <w:spacing w:after="200" w:before="480"/>
      </w:pPr>
      <w:r>
        <w:rPr>
          <w:rFonts w:ascii="Arial" w:cs="Arial" w:eastAsia="Arial" w:hAnsi="Arial"/>
          <w:b/>
          <w:bCs/>
          <w:color w:val="C0392B"/>
          <w:sz w:val="52"/>
          <w:szCs w:val="52"/>
        </w:rPr>
        <w:t xml:space="preserve">Offer Stack</w:t>
      </w:r>
    </w:p>
    <w:p>
      <w:pPr>
        <w:pStyle w:val="Heading2"/>
        <w:spacing w:after="160" w:before="360"/>
      </w:pPr>
      <w:r>
        <w:rPr>
          <w:rFonts w:ascii="Arial" w:cs="Arial" w:eastAsia="Arial" w:hAnsi="Arial"/>
          <w:b/>
          <w:bCs/>
          <w:color w:val="1A1A1A"/>
          <w:sz w:val="32"/>
          <w:szCs w:val="32"/>
        </w:rPr>
        <w:t xml:space="preserve">Free: The Score App Quiz</w:t>
      </w:r>
    </w:p>
    <w:p>
      <w:pPr>
        <w:pStyle w:val="Heading3"/>
        <w:spacing w:after="120" w:before="280"/>
      </w:pPr>
      <w:r>
        <w:rPr>
          <w:rFonts w:ascii="Arial" w:cs="Arial" w:eastAsia="Arial" w:hAnsi="Arial"/>
          <w:b/>
          <w:bCs/>
          <w:color w:val="C0392B"/>
          <w:sz w:val="24"/>
          <w:szCs w:val="24"/>
        </w:rPr>
        <w:t xml:space="preserve">Quiz title</w:t>
      </w:r>
    </w:p>
    <w:p>
      <w:pPr>
        <w:spacing w:after="100"/>
      </w:pPr>
      <w:r>
        <w:rPr>
          <w:rFonts w:ascii="Georgia" w:cs="Georgia" w:eastAsia="Georgia" w:hAnsi="Georgia"/>
          <w:color w:val="1A1A1A"/>
          <w:sz w:val="22"/>
          <w:szCs w:val="22"/>
        </w:rPr>
        <w:t xml:space="preserve">Are you building a career or a life?</w:t>
      </w:r>
    </w:p>
    <w:p>
      <w:pPr>
        <w:spacing w:after="300"/>
      </w:pPr>
      <w:r>
        <w:rPr>
          <w:rFonts w:ascii="Georgia" w:cs="Georgia" w:eastAsia="Georgia" w:hAnsi="Georgia"/>
          <w:i/>
          <w:iCs/>
          <w:color w:val="555555"/>
          <w:sz w:val="22"/>
          <w:szCs w:val="22"/>
        </w:rPr>
        <w:t xml:space="preserve">A free 2-minute assessment for high achievers.</w:t>
      </w:r>
    </w:p>
    <w:p>
      <w:pPr>
        <w:pStyle w:val="Heading3"/>
        <w:spacing w:after="120" w:before="280"/>
      </w:pPr>
      <w:r>
        <w:rPr>
          <w:rFonts w:ascii="Arial" w:cs="Arial" w:eastAsia="Arial" w:hAnsi="Arial"/>
          <w:b/>
          <w:bCs/>
          <w:color w:val="C0392B"/>
          <w:sz w:val="24"/>
          <w:szCs w:val="24"/>
        </w:rPr>
        <w:t xml:space="preserve">Quiz hook for ads and Instagram</w:t>
      </w:r>
    </w:p>
    <w:p>
      <w:pPr>
        <w:spacing w:after="200"/>
      </w:pPr>
      <w:r>
        <w:rPr>
          <w:rFonts w:ascii="Georgia" w:cs="Georgia" w:eastAsia="Georgia" w:hAnsi="Georgia"/>
          <w:color w:val="1A1A1A"/>
          <w:sz w:val="22"/>
          <w:szCs w:val="22"/>
        </w:rPr>
        <w:t xml:space="preserve">You've built the career. The title, the results, the credibility. But somewhere along the way, something went quiet. Take the free assessment and find out what your saboteurs are costing you.</w:t>
      </w:r>
    </w:p>
    <w:p>
      <w:pPr>
        <w:spacing w:after="400"/>
      </w:pPr>
    </w:p>
    <w:p>
      <w:pPr>
        <w:pStyle w:val="Heading2"/>
        <w:spacing w:after="160" w:before="360"/>
      </w:pPr>
      <w:r>
        <w:rPr>
          <w:rFonts w:ascii="Arial" w:cs="Arial" w:eastAsia="Arial" w:hAnsi="Arial"/>
          <w:b/>
          <w:bCs/>
          <w:color w:val="1A1A1A"/>
          <w:sz w:val="32"/>
          <w:szCs w:val="32"/>
        </w:rPr>
        <w:t xml:space="preserve">£27: Reignite — The Audio Guide</w:t>
      </w:r>
    </w:p>
    <w:p>
      <w:pPr>
        <w:pStyle w:val="Heading3"/>
        <w:spacing w:after="120" w:before="280"/>
      </w:pPr>
      <w:r>
        <w:rPr>
          <w:rFonts w:ascii="Arial" w:cs="Arial" w:eastAsia="Arial" w:hAnsi="Arial"/>
          <w:b/>
          <w:bCs/>
          <w:color w:val="C0392B"/>
          <w:sz w:val="24"/>
          <w:szCs w:val="24"/>
        </w:rPr>
        <w:t xml:space="preserve">Full product title</w:t>
      </w:r>
    </w:p>
    <w:p>
      <w:pPr>
        <w:spacing w:after="100"/>
      </w:pPr>
      <w:r>
        <w:rPr>
          <w:rFonts w:ascii="Georgia" w:cs="Georgia" w:eastAsia="Georgia" w:hAnsi="Georgia"/>
          <w:color w:val="1A1A1A"/>
          <w:sz w:val="22"/>
          <w:szCs w:val="22"/>
        </w:rPr>
        <w:t xml:space="preserve">Reignite: How I rebuilt my life after building my career, and how you can too.</w:t>
      </w:r>
    </w:p>
    <w:p>
      <w:pPr>
        <w:spacing w:after="300"/>
      </w:pPr>
      <w:r>
        <w:rPr>
          <w:rFonts w:ascii="Georgia" w:cs="Georgia" w:eastAsia="Georgia" w:hAnsi="Georgia"/>
          <w:i/>
          <w:iCs/>
          <w:color w:val="555555"/>
          <w:sz w:val="22"/>
          <w:szCs w:val="22"/>
        </w:rPr>
        <w:t xml:space="preserve">An audio guide and workbook for high achievers who are ready to come back to themselves.</w:t>
      </w:r>
    </w:p>
    <w:p>
      <w:pPr>
        <w:pStyle w:val="Heading3"/>
        <w:spacing w:after="120" w:before="280"/>
      </w:pPr>
      <w:r>
        <w:rPr>
          <w:rFonts w:ascii="Arial" w:cs="Arial" w:eastAsia="Arial" w:hAnsi="Arial"/>
          <w:b/>
          <w:bCs/>
          <w:color w:val="C0392B"/>
          <w:sz w:val="24"/>
          <w:szCs w:val="24"/>
        </w:rPr>
        <w:t xml:space="preserve">What's inside</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Part 1: Clarity — Why you lost yourself, and how to find what you actually want</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Part 2: Identity — How to release the patterns that have been running the show</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Part 3: Confidence — Why it's not something you build, it's something you uncover</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A PDF workbook with reflection exercises for each part</w:t>
      </w:r>
    </w:p>
    <w:p>
      <w:pPr>
        <w:spacing w:after="200"/>
      </w:pPr>
    </w:p>
    <w:p>
      <w:pPr>
        <w:pStyle w:val="Heading3"/>
        <w:spacing w:after="120" w:before="280"/>
      </w:pPr>
      <w:r>
        <w:rPr>
          <w:rFonts w:ascii="Arial" w:cs="Arial" w:eastAsia="Arial" w:hAnsi="Arial"/>
          <w:b/>
          <w:bCs/>
          <w:color w:val="C0392B"/>
          <w:sz w:val="24"/>
          <w:szCs w:val="24"/>
        </w:rPr>
        <w:t xml:space="preserve">Sales copy</w:t>
      </w:r>
    </w:p>
    <w:p>
      <w:pPr>
        <w:spacing w:after="200"/>
      </w:pPr>
      <w:r>
        <w:rPr>
          <w:rFonts w:ascii="Georgia" w:cs="Georgia" w:eastAsia="Georgia" w:hAnsi="Georgia"/>
          <w:color w:val="1A1A1A"/>
          <w:sz w:val="22"/>
          <w:szCs w:val="22"/>
        </w:rPr>
        <w:t xml:space="preserve">You didn't wake up one day and decide to lose yourself. It happened gradually. One compromise at a time, one expectation absorbed, one version of yourself set aside until you could barely remember who was underneath.</w:t>
      </w:r>
    </w:p>
    <w:p>
      <w:pPr>
        <w:spacing w:after="100"/>
      </w:pPr>
    </w:p>
    <w:p>
      <w:pPr>
        <w:spacing w:after="200"/>
      </w:pPr>
      <w:r>
        <w:rPr>
          <w:rFonts w:ascii="Georgia" w:cs="Georgia" w:eastAsia="Georgia" w:hAnsi="Georgia"/>
          <w:color w:val="1A1A1A"/>
          <w:sz w:val="22"/>
          <w:szCs w:val="22"/>
        </w:rPr>
        <w:t xml:space="preserve">This guide is not a productivity hack or a mindset framework. It is an honest conversation, from someone who has been exactly where you are, about what is actually happening and what genuinely helps.</w:t>
      </w:r>
    </w:p>
    <w:p>
      <w:pPr>
        <w:spacing w:after="100"/>
      </w:pPr>
    </w:p>
    <w:p>
      <w:pPr>
        <w:spacing w:after="200"/>
      </w:pPr>
      <w:r>
        <w:rPr>
          <w:rFonts w:ascii="Georgia" w:cs="Georgia" w:eastAsia="Georgia" w:hAnsi="Georgia"/>
          <w:color w:val="1A1A1A"/>
          <w:sz w:val="22"/>
          <w:szCs w:val="22"/>
        </w:rPr>
        <w:t xml:space="preserve">25 minutes of audio. A workbook you will actually use. And a shift in perspective that might change everything.</w:t>
      </w:r>
    </w:p>
    <w:p>
      <w:pPr>
        <w:spacing w:after="400"/>
      </w:pPr>
    </w:p>
    <w:p>
      <w:pPr>
        <w:pStyle w:val="Heading2"/>
        <w:spacing w:after="160" w:before="360"/>
      </w:pPr>
      <w:r>
        <w:rPr>
          <w:rFonts w:ascii="Arial" w:cs="Arial" w:eastAsia="Arial" w:hAnsi="Arial"/>
          <w:b/>
          <w:bCs/>
          <w:color w:val="1A1A1A"/>
          <w:sz w:val="32"/>
          <w:szCs w:val="32"/>
        </w:rPr>
        <w:t xml:space="preserve">£297: The Reignite Course</w:t>
      </w:r>
    </w:p>
    <w:p>
      <w:pPr>
        <w:pStyle w:val="Heading3"/>
        <w:spacing w:after="120" w:before="280"/>
      </w:pPr>
      <w:r>
        <w:rPr>
          <w:rFonts w:ascii="Arial" w:cs="Arial" w:eastAsia="Arial" w:hAnsi="Arial"/>
          <w:b/>
          <w:bCs/>
          <w:color w:val="C0392B"/>
          <w:sz w:val="24"/>
          <w:szCs w:val="24"/>
        </w:rPr>
        <w:t xml:space="preserve">Full product title</w:t>
      </w:r>
    </w:p>
    <w:p>
      <w:pPr>
        <w:spacing w:after="300"/>
      </w:pPr>
      <w:r>
        <w:rPr>
          <w:rFonts w:ascii="Georgia" w:cs="Georgia" w:eastAsia="Georgia" w:hAnsi="Georgia"/>
          <w:color w:val="1A1A1A"/>
          <w:sz w:val="22"/>
          <w:szCs w:val="22"/>
        </w:rPr>
        <w:t xml:space="preserve">The Reignite Course: Rebuild your identity, reconnect with your life, and break free from the patterns holding you back.</w:t>
      </w:r>
    </w:p>
    <w:p>
      <w:pPr>
        <w:pStyle w:val="Heading3"/>
        <w:spacing w:after="120" w:before="280"/>
      </w:pPr>
      <w:r>
        <w:rPr>
          <w:rFonts w:ascii="Arial" w:cs="Arial" w:eastAsia="Arial" w:hAnsi="Arial"/>
          <w:b/>
          <w:bCs/>
          <w:color w:val="C0392B"/>
          <w:sz w:val="24"/>
          <w:szCs w:val="24"/>
        </w:rPr>
        <w:t xml:space="preserve">What's inside</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5 self-paced modules combining coaching, NLP, and hypnotherapy techniques</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Audio sessions you can return to as many times as you need</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Workbook exercises for each module</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The full Clarity, Identity, Confidence framework in depth</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Specific sessions on perfectionism, hyper-vigilance, and imposter syndrome</w:t>
      </w:r>
    </w:p>
    <w:p>
      <w:pPr>
        <w:spacing w:after="200"/>
      </w:pPr>
    </w:p>
    <w:p>
      <w:pPr>
        <w:pStyle w:val="Heading3"/>
        <w:spacing w:after="120" w:before="280"/>
      </w:pPr>
      <w:r>
        <w:rPr>
          <w:rFonts w:ascii="Arial" w:cs="Arial" w:eastAsia="Arial" w:hAnsi="Arial"/>
          <w:b/>
          <w:bCs/>
          <w:color w:val="C0392B"/>
          <w:sz w:val="24"/>
          <w:szCs w:val="24"/>
        </w:rPr>
        <w:t xml:space="preserve">Module breakdown</w:t>
      </w:r>
    </w:p>
    <w:p>
      <w:pPr>
        <w:spacing w:after="200"/>
      </w:pPr>
      <w:r>
        <w:rPr>
          <w:rFonts w:ascii="Georgia" w:cs="Georgia" w:eastAsia="Georgia" w:hAnsi="Georgia"/>
          <w:b/>
          <w:bCs/>
          <w:color w:val="1A1A1A"/>
          <w:sz w:val="22"/>
          <w:szCs w:val="22"/>
        </w:rPr>
        <w:t xml:space="preserve">Module 1: See Clearly</w:t>
      </w:r>
    </w:p>
    <w:p>
      <w:pPr>
        <w:spacing w:after="200"/>
      </w:pPr>
      <w:r>
        <w:rPr>
          <w:rFonts w:ascii="Georgia" w:cs="Georgia" w:eastAsia="Georgia" w:hAnsi="Georgia"/>
          <w:color w:val="1A1A1A"/>
          <w:sz w:val="22"/>
          <w:szCs w:val="22"/>
        </w:rPr>
        <w:t xml:space="preserve">Understanding what has actually happened and why. The high achiever pattern explained.</w:t>
      </w:r>
    </w:p>
    <w:p>
      <w:pPr>
        <w:spacing w:after="200"/>
      </w:pPr>
      <w:r>
        <w:rPr>
          <w:rFonts w:ascii="Georgia" w:cs="Georgia" w:eastAsia="Georgia" w:hAnsi="Georgia"/>
          <w:b/>
          <w:bCs/>
          <w:color w:val="1A1A1A"/>
          <w:sz w:val="22"/>
          <w:szCs w:val="22"/>
        </w:rPr>
        <w:t xml:space="preserve">Module 2: Know What You Want</w:t>
      </w:r>
    </w:p>
    <w:p>
      <w:pPr>
        <w:spacing w:after="200"/>
      </w:pPr>
      <w:r>
        <w:rPr>
          <w:rFonts w:ascii="Georgia" w:cs="Georgia" w:eastAsia="Georgia" w:hAnsi="Georgia"/>
          <w:color w:val="1A1A1A"/>
          <w:sz w:val="22"/>
          <w:szCs w:val="22"/>
        </w:rPr>
        <w:t xml:space="preserve">Separating your authentic desires from inherited expectations. Finding your real direction.</w:t>
      </w:r>
    </w:p>
    <w:p>
      <w:pPr>
        <w:spacing w:after="200"/>
      </w:pPr>
      <w:r>
        <w:rPr>
          <w:rFonts w:ascii="Georgia" w:cs="Georgia" w:eastAsia="Georgia" w:hAnsi="Georgia"/>
          <w:b/>
          <w:bCs/>
          <w:color w:val="1A1A1A"/>
          <w:sz w:val="22"/>
          <w:szCs w:val="22"/>
        </w:rPr>
        <w:t xml:space="preserve">Module 3: Release What's Holding You Back</w:t>
      </w:r>
    </w:p>
    <w:p>
      <w:pPr>
        <w:spacing w:after="200"/>
      </w:pPr>
      <w:r>
        <w:rPr>
          <w:rFonts w:ascii="Georgia" w:cs="Georgia" w:eastAsia="Georgia" w:hAnsi="Georgia"/>
          <w:color w:val="1A1A1A"/>
          <w:sz w:val="22"/>
          <w:szCs w:val="22"/>
        </w:rPr>
        <w:t xml:space="preserve">NLP and hypnotherapy techniques to shift the patterns at the level where they live.</w:t>
      </w:r>
    </w:p>
    <w:p>
      <w:pPr>
        <w:spacing w:after="200"/>
      </w:pPr>
      <w:r>
        <w:rPr>
          <w:rFonts w:ascii="Georgia" w:cs="Georgia" w:eastAsia="Georgia" w:hAnsi="Georgia"/>
          <w:b/>
          <w:bCs/>
          <w:color w:val="1A1A1A"/>
          <w:sz w:val="22"/>
          <w:szCs w:val="22"/>
        </w:rPr>
        <w:t xml:space="preserve">Module 4: Rebuild Your Identity</w:t>
      </w:r>
    </w:p>
    <w:p>
      <w:pPr>
        <w:spacing w:after="200"/>
      </w:pPr>
      <w:r>
        <w:rPr>
          <w:rFonts w:ascii="Georgia" w:cs="Georgia" w:eastAsia="Georgia" w:hAnsi="Georgia"/>
          <w:color w:val="1A1A1A"/>
          <w:sz w:val="22"/>
          <w:szCs w:val="22"/>
        </w:rPr>
        <w:t xml:space="preserve">Who are you beyond the role and the performance? Building a foundation that holds.</w:t>
      </w:r>
    </w:p>
    <w:p>
      <w:pPr>
        <w:spacing w:after="200"/>
      </w:pPr>
      <w:r>
        <w:rPr>
          <w:rFonts w:ascii="Georgia" w:cs="Georgia" w:eastAsia="Georgia" w:hAnsi="Georgia"/>
          <w:b/>
          <w:bCs/>
          <w:color w:val="1A1A1A"/>
          <w:sz w:val="22"/>
          <w:szCs w:val="22"/>
        </w:rPr>
        <w:t xml:space="preserve">Module 5: Live It</w:t>
      </w:r>
    </w:p>
    <w:p>
      <w:pPr>
        <w:spacing w:after="200"/>
      </w:pPr>
      <w:r>
        <w:rPr>
          <w:rFonts w:ascii="Georgia" w:cs="Georgia" w:eastAsia="Georgia" w:hAnsi="Georgia"/>
          <w:color w:val="1A1A1A"/>
          <w:sz w:val="22"/>
          <w:szCs w:val="22"/>
        </w:rPr>
        <w:t xml:space="preserve">Confidence, presence, and momentum. How to stay connected to yourself as life gets loud again.</w:t>
      </w:r>
    </w:p>
    <w:p>
      <w:pPr>
        <w:spacing w:after="400"/>
      </w:pPr>
    </w:p>
    <w:p>
      <w:pPr>
        <w:pStyle w:val="Heading2"/>
        <w:spacing w:after="160" w:before="360"/>
      </w:pPr>
      <w:r>
        <w:rPr>
          <w:rFonts w:ascii="Arial" w:cs="Arial" w:eastAsia="Arial" w:hAnsi="Arial"/>
          <w:b/>
          <w:bCs/>
          <w:color w:val="1A1A1A"/>
          <w:sz w:val="32"/>
          <w:szCs w:val="32"/>
        </w:rPr>
        <w:t xml:space="preserve">£3,000: 1:1 Programme</w:t>
      </w:r>
    </w:p>
    <w:p>
      <w:pPr>
        <w:pStyle w:val="Heading3"/>
        <w:spacing w:after="120" w:before="280"/>
      </w:pPr>
      <w:r>
        <w:rPr>
          <w:rFonts w:ascii="Arial" w:cs="Arial" w:eastAsia="Arial" w:hAnsi="Arial"/>
          <w:b/>
          <w:bCs/>
          <w:color w:val="C0392B"/>
          <w:sz w:val="24"/>
          <w:szCs w:val="24"/>
        </w:rPr>
        <w:t xml:space="preserve">Title</w:t>
      </w:r>
    </w:p>
    <w:p>
      <w:pPr>
        <w:spacing w:after="300"/>
      </w:pPr>
      <w:r>
        <w:rPr>
          <w:rFonts w:ascii="Georgia" w:cs="Georgia" w:eastAsia="Georgia" w:hAnsi="Georgia"/>
          <w:color w:val="1A1A1A"/>
          <w:sz w:val="22"/>
          <w:szCs w:val="22"/>
        </w:rPr>
        <w:t xml:space="preserve">The Clear Identity Method: A three-month 1:1 programme for complete transformation.</w:t>
      </w:r>
    </w:p>
    <w:p>
      <w:pPr>
        <w:pStyle w:val="Heading3"/>
        <w:spacing w:after="120" w:before="280"/>
      </w:pPr>
      <w:r>
        <w:rPr>
          <w:rFonts w:ascii="Arial" w:cs="Arial" w:eastAsia="Arial" w:hAnsi="Arial"/>
          <w:b/>
          <w:bCs/>
          <w:color w:val="C0392B"/>
          <w:sz w:val="24"/>
          <w:szCs w:val="24"/>
        </w:rPr>
        <w:t xml:space="preserve">For whom</w:t>
      </w:r>
    </w:p>
    <w:p>
      <w:pPr>
        <w:spacing w:after="200"/>
      </w:pPr>
      <w:r>
        <w:rPr>
          <w:rFonts w:ascii="Georgia" w:cs="Georgia" w:eastAsia="Georgia" w:hAnsi="Georgia"/>
          <w:color w:val="1A1A1A"/>
          <w:sz w:val="22"/>
          <w:szCs w:val="22"/>
        </w:rPr>
        <w:t xml:space="preserve">For the high achiever who is ready to do this properly. Not just understand the patterns but dismantle them completely, with personal support, tailored sessions, and the full combination of coaching, hypnotherapy, and NLP applied specifically to them.</w:t>
      </w:r>
    </w:p>
    <w:p>
      <w:pPr>
        <w:pBdr>
          <w:bottom w:val="single" w:color="C0392B" w:sz="6" w:space="4"/>
        </w:pBdr>
        <w:spacing w:after="400" w:before="400"/>
      </w:pPr>
    </w:p>
    <w:p>
      <w:pPr>
        <w:pStyle w:val="Heading1"/>
        <w:spacing w:after="200" w:before="480"/>
      </w:pPr>
      <w:r>
        <w:rPr>
          <w:rFonts w:ascii="Arial" w:cs="Arial" w:eastAsia="Arial" w:hAnsi="Arial"/>
          <w:b/>
          <w:bCs/>
          <w:color w:val="C0392B"/>
          <w:sz w:val="52"/>
          <w:szCs w:val="52"/>
        </w:rPr>
        <w:t xml:space="preserve">Content Pillars</w:t>
      </w:r>
    </w:p>
    <w:p>
      <w:pPr>
        <w:spacing w:after="400"/>
      </w:pPr>
      <w:r>
        <w:rPr>
          <w:rFonts w:ascii="Georgia" w:cs="Georgia" w:eastAsia="Georgia" w:hAnsi="Georgia"/>
          <w:color w:val="1A1A1A"/>
          <w:sz w:val="22"/>
          <w:szCs w:val="22"/>
        </w:rPr>
        <w:t xml:space="preserve">Everything you post, film, write, or run as an ad should belong to one of these five pillars. Each one speaks directly to your person and builds trust and authority over time.</w:t>
      </w:r>
    </w:p>
    <w:p>
      <w:pPr>
        <w:pStyle w:val="Heading2"/>
        <w:spacing w:after="160" w:before="360"/>
      </w:pPr>
      <w:r>
        <w:rPr>
          <w:rFonts w:ascii="Arial" w:cs="Arial" w:eastAsia="Arial" w:hAnsi="Arial"/>
          <w:b/>
          <w:bCs/>
          <w:color w:val="1A1A1A"/>
          <w:sz w:val="32"/>
          <w:szCs w:val="32"/>
        </w:rPr>
        <w:t xml:space="preserve">Pillar 1: The Mirror</w:t>
      </w:r>
    </w:p>
    <w:p>
      <w:pPr>
        <w:spacing w:after="200"/>
      </w:pPr>
      <w:r>
        <w:rPr>
          <w:rFonts w:ascii="Georgia" w:cs="Georgia" w:eastAsia="Georgia" w:hAnsi="Georgia"/>
          <w:i/>
          <w:iCs/>
          <w:color w:val="555555"/>
          <w:sz w:val="22"/>
          <w:szCs w:val="22"/>
        </w:rPr>
        <w:t xml:space="preserve">Content that makes your audience stop and recognise themselves.</w:t>
      </w:r>
    </w:p>
    <w:p>
      <w:pPr>
        <w:spacing w:after="100"/>
      </w:pPr>
    </w:p>
    <w:p>
      <w:pPr>
        <w:spacing w:after="200"/>
      </w:pPr>
      <w:r>
        <w:rPr>
          <w:rFonts w:ascii="Georgia" w:cs="Georgia" w:eastAsia="Georgia" w:hAnsi="Georgia"/>
          <w:color w:val="1A1A1A"/>
          <w:sz w:val="22"/>
          <w:szCs w:val="22"/>
        </w:rPr>
        <w:t xml:space="preserve">This is your highest performing pillar for cold audiences. No advice, no framework. Just a reflection of their inner world so accurate they think you've been reading their mind.</w:t>
      </w:r>
    </w:p>
    <w:p>
      <w:pPr>
        <w:spacing w:after="200"/>
      </w:pPr>
    </w:p>
    <w:p>
      <w:pPr>
        <w:spacing w:after="200"/>
      </w:pPr>
      <w:r>
        <w:rPr>
          <w:rFonts w:ascii="Georgia" w:cs="Georgia" w:eastAsia="Georgia" w:hAnsi="Georgia"/>
          <w:b/>
          <w:bCs/>
          <w:color w:val="1A1A1A"/>
          <w:sz w:val="22"/>
          <w:szCs w:val="22"/>
        </w:rPr>
        <w:t xml:space="preserve">Post ideas:</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You're still delivering. You're still showing up. So why does it feel so hollow?</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The thing about perfectionism nobody tells you: it looks like high standards from the outside and feels like never being enough from the inside.</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You've achieved everything you aimed for. And somehow that made it worse.</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What hyper-vigilance actually feels like: never fully off, never fully present, always scanning for what could go wrong.</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The difference between being tired and being empty. One needs rest. The other needs something else entirely.</w:t>
      </w:r>
    </w:p>
    <w:p>
      <w:pPr>
        <w:spacing w:after="400"/>
      </w:pPr>
    </w:p>
    <w:p>
      <w:pPr>
        <w:pStyle w:val="Heading2"/>
        <w:spacing w:after="160" w:before="360"/>
      </w:pPr>
      <w:r>
        <w:rPr>
          <w:rFonts w:ascii="Arial" w:cs="Arial" w:eastAsia="Arial" w:hAnsi="Arial"/>
          <w:b/>
          <w:bCs/>
          <w:color w:val="1A1A1A"/>
          <w:sz w:val="32"/>
          <w:szCs w:val="32"/>
        </w:rPr>
        <w:t xml:space="preserve">Pillar 2: Your Story</w:t>
      </w:r>
    </w:p>
    <w:p>
      <w:pPr>
        <w:spacing w:after="200"/>
      </w:pPr>
      <w:r>
        <w:rPr>
          <w:rFonts w:ascii="Georgia" w:cs="Georgia" w:eastAsia="Georgia" w:hAnsi="Georgia"/>
          <w:i/>
          <w:iCs/>
          <w:color w:val="555555"/>
          <w:sz w:val="22"/>
          <w:szCs w:val="22"/>
        </w:rPr>
        <w:t xml:space="preserve">Content that builds trust through lived experience.</w:t>
      </w:r>
    </w:p>
    <w:p>
      <w:pPr>
        <w:spacing w:after="100"/>
      </w:pPr>
    </w:p>
    <w:p>
      <w:pPr>
        <w:spacing w:after="200"/>
      </w:pPr>
      <w:r>
        <w:rPr>
          <w:rFonts w:ascii="Georgia" w:cs="Georgia" w:eastAsia="Georgia" w:hAnsi="Georgia"/>
          <w:color w:val="1A1A1A"/>
          <w:sz w:val="22"/>
          <w:szCs w:val="22"/>
        </w:rPr>
        <w:t xml:space="preserve">You are not a coach who read about this in a book. You lived it. Post from that place regularly. People trust people who have been where they are.</w:t>
      </w:r>
    </w:p>
    <w:p>
      <w:pPr>
        <w:spacing w:after="200"/>
      </w:pPr>
    </w:p>
    <w:p>
      <w:pPr>
        <w:spacing w:after="200"/>
      </w:pPr>
      <w:r>
        <w:rPr>
          <w:rFonts w:ascii="Georgia" w:cs="Georgia" w:eastAsia="Georgia" w:hAnsi="Georgia"/>
          <w:b/>
          <w:bCs/>
          <w:color w:val="1A1A1A"/>
          <w:sz w:val="22"/>
          <w:szCs w:val="22"/>
        </w:rPr>
        <w:t xml:space="preserve">Post ideas:</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The moment I realised I had been succeeding at the wrong thing.</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What a FTSE100 director looks like on the inside. Hint: not what you'd expect.</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I had every saboteur going and didn't even know what a saboteur was.</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The coach who held up the mirror. What I saw changed everything.</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Why I became a hypnotherapist: because talking about it wasn't enough.</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What ultra running taught me about the mind that coaching never could.</w:t>
      </w:r>
    </w:p>
    <w:p>
      <w:pPr>
        <w:spacing w:after="400"/>
      </w:pPr>
    </w:p>
    <w:p>
      <w:pPr>
        <w:pStyle w:val="Heading2"/>
        <w:spacing w:after="160" w:before="360"/>
      </w:pPr>
      <w:r>
        <w:rPr>
          <w:rFonts w:ascii="Arial" w:cs="Arial" w:eastAsia="Arial" w:hAnsi="Arial"/>
          <w:b/>
          <w:bCs/>
          <w:color w:val="1A1A1A"/>
          <w:sz w:val="32"/>
          <w:szCs w:val="32"/>
        </w:rPr>
        <w:t xml:space="preserve">Pillar 3: The Reframe</w:t>
      </w:r>
    </w:p>
    <w:p>
      <w:pPr>
        <w:spacing w:after="200"/>
      </w:pPr>
      <w:r>
        <w:rPr>
          <w:rFonts w:ascii="Georgia" w:cs="Georgia" w:eastAsia="Georgia" w:hAnsi="Georgia"/>
          <w:i/>
          <w:iCs/>
          <w:color w:val="555555"/>
          <w:sz w:val="22"/>
          <w:szCs w:val="22"/>
        </w:rPr>
        <w:t xml:space="preserve">Content that shifts how your audience sees their situation.</w:t>
      </w:r>
    </w:p>
    <w:p>
      <w:pPr>
        <w:spacing w:after="100"/>
      </w:pPr>
    </w:p>
    <w:p>
      <w:pPr>
        <w:spacing w:after="200"/>
      </w:pPr>
      <w:r>
        <w:rPr>
          <w:rFonts w:ascii="Georgia" w:cs="Georgia" w:eastAsia="Georgia" w:hAnsi="Georgia"/>
          <w:color w:val="1A1A1A"/>
          <w:sz w:val="22"/>
          <w:szCs w:val="22"/>
        </w:rPr>
        <w:t xml:space="preserve">This pillar builds authority. You're not just empathising, you're showing them something they haven't seen before. A new way of understanding what is happening to them.</w:t>
      </w:r>
    </w:p>
    <w:p>
      <w:pPr>
        <w:spacing w:after="200"/>
      </w:pPr>
    </w:p>
    <w:p>
      <w:pPr>
        <w:spacing w:after="200"/>
      </w:pPr>
      <w:r>
        <w:rPr>
          <w:rFonts w:ascii="Georgia" w:cs="Georgia" w:eastAsia="Georgia" w:hAnsi="Georgia"/>
          <w:b/>
          <w:bCs/>
          <w:color w:val="1A1A1A"/>
          <w:sz w:val="22"/>
          <w:szCs w:val="22"/>
        </w:rPr>
        <w:t xml:space="preserve">Post ideas:</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Burnout is not the problem. It's the signal. Here's what it's actually telling you.</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Imposter syndrome is not a confidence problem. It's an identity problem.</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The reason mindset work alone doesn't hold: you cannot think your way out of a pattern that lives beneath thought.</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Why high achievers are often the last to ask for help. And what it costs them.</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Perfectionism is not about standards. It's about safety. Here's the difference.</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You don't need to find yourself. You need to stop performing as someone else.</w:t>
      </w:r>
    </w:p>
    <w:p>
      <w:pPr>
        <w:spacing w:after="400"/>
      </w:pPr>
    </w:p>
    <w:p>
      <w:pPr>
        <w:pStyle w:val="Heading2"/>
        <w:spacing w:after="160" w:before="360"/>
      </w:pPr>
      <w:r>
        <w:rPr>
          <w:rFonts w:ascii="Arial" w:cs="Arial" w:eastAsia="Arial" w:hAnsi="Arial"/>
          <w:b/>
          <w:bCs/>
          <w:color w:val="1A1A1A"/>
          <w:sz w:val="32"/>
          <w:szCs w:val="32"/>
        </w:rPr>
        <w:t xml:space="preserve">Pillar 4: The Method</w:t>
      </w:r>
    </w:p>
    <w:p>
      <w:pPr>
        <w:spacing w:after="200"/>
      </w:pPr>
      <w:r>
        <w:rPr>
          <w:rFonts w:ascii="Georgia" w:cs="Georgia" w:eastAsia="Georgia" w:hAnsi="Georgia"/>
          <w:i/>
          <w:iCs/>
          <w:color w:val="555555"/>
          <w:sz w:val="22"/>
          <w:szCs w:val="22"/>
        </w:rPr>
        <w:t xml:space="preserve">Content that builds credibility and explains how you work.</w:t>
      </w:r>
    </w:p>
    <w:p>
      <w:pPr>
        <w:spacing w:after="100"/>
      </w:pPr>
    </w:p>
    <w:p>
      <w:pPr>
        <w:spacing w:after="200"/>
      </w:pPr>
      <w:r>
        <w:rPr>
          <w:rFonts w:ascii="Georgia" w:cs="Georgia" w:eastAsia="Georgia" w:hAnsi="Georgia"/>
          <w:color w:val="1A1A1A"/>
          <w:sz w:val="22"/>
          <w:szCs w:val="22"/>
        </w:rPr>
        <w:t xml:space="preserve">This pillar warms up warmer audiences. People who already follow you want to understand what you actually do and why it works. This is where your coaching, hypnotherapy, and NLP expertise comes in, explained in human terms.</w:t>
      </w:r>
    </w:p>
    <w:p>
      <w:pPr>
        <w:spacing w:after="200"/>
      </w:pPr>
    </w:p>
    <w:p>
      <w:pPr>
        <w:spacing w:after="200"/>
      </w:pPr>
      <w:r>
        <w:rPr>
          <w:rFonts w:ascii="Georgia" w:cs="Georgia" w:eastAsia="Georgia" w:hAnsi="Georgia"/>
          <w:b/>
          <w:bCs/>
          <w:color w:val="1A1A1A"/>
          <w:sz w:val="22"/>
          <w:szCs w:val="22"/>
        </w:rPr>
        <w:t xml:space="preserve">Post ideas:</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Why I combine coaching with hypnotherapy: because one works on the surface and the other works underneath.</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What happens in a hypnotherapy session. The honest version.</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NLP explained without the jargon: it's about changing the story your unconscious mind tells itself.</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The three things that have to shift for lasting change: clarity, identity, confidence.</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Why the unconscious mind resists change, and how to work with it instead of against it.</w:t>
      </w:r>
    </w:p>
    <w:p>
      <w:pPr>
        <w:spacing w:after="400"/>
      </w:pPr>
    </w:p>
    <w:p>
      <w:pPr>
        <w:pStyle w:val="Heading2"/>
        <w:spacing w:after="160" w:before="360"/>
      </w:pPr>
      <w:r>
        <w:rPr>
          <w:rFonts w:ascii="Arial" w:cs="Arial" w:eastAsia="Arial" w:hAnsi="Arial"/>
          <w:b/>
          <w:bCs/>
          <w:color w:val="1A1A1A"/>
          <w:sz w:val="32"/>
          <w:szCs w:val="32"/>
        </w:rPr>
        <w:t xml:space="preserve">Pillar 5: The Life</w:t>
      </w:r>
    </w:p>
    <w:p>
      <w:pPr>
        <w:spacing w:after="200"/>
      </w:pPr>
      <w:r>
        <w:rPr>
          <w:rFonts w:ascii="Georgia" w:cs="Georgia" w:eastAsia="Georgia" w:hAnsi="Georgia"/>
          <w:i/>
          <w:iCs/>
          <w:color w:val="555555"/>
          <w:sz w:val="22"/>
          <w:szCs w:val="22"/>
        </w:rPr>
        <w:t xml:space="preserve">Content that shows what is possible on the other side.</w:t>
      </w:r>
    </w:p>
    <w:p>
      <w:pPr>
        <w:spacing w:after="100"/>
      </w:pPr>
    </w:p>
    <w:p>
      <w:pPr>
        <w:spacing w:after="200"/>
      </w:pPr>
      <w:r>
        <w:rPr>
          <w:rFonts w:ascii="Georgia" w:cs="Georgia" w:eastAsia="Georgia" w:hAnsi="Georgia"/>
          <w:color w:val="1A1A1A"/>
          <w:sz w:val="22"/>
          <w:szCs w:val="22"/>
        </w:rPr>
        <w:t xml:space="preserve">This is your aspirational pillar. Not toxic positivity. Real, grounded glimpses of what life looks and feels like when the patterns clear. You living it. Your clients experiencing it.</w:t>
      </w:r>
    </w:p>
    <w:p>
      <w:pPr>
        <w:spacing w:after="200"/>
      </w:pPr>
    </w:p>
    <w:p>
      <w:pPr>
        <w:spacing w:after="200"/>
      </w:pPr>
      <w:r>
        <w:rPr>
          <w:rFonts w:ascii="Georgia" w:cs="Georgia" w:eastAsia="Georgia" w:hAnsi="Georgia"/>
          <w:b/>
          <w:bCs/>
          <w:color w:val="1A1A1A"/>
          <w:sz w:val="22"/>
          <w:szCs w:val="22"/>
        </w:rPr>
        <w:t xml:space="preserve">Post ideas:</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What presence actually feels like after years of being permanently half-elsewhere.</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The first time a client said they slept properly in three years.</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You're living again. That's the outcome. Not a promotion or a plan.</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What my ultra running has in common with this work: both require you to get out of your own way.</w:t>
      </w:r>
    </w:p>
    <w:p>
      <w:pPr>
        <w:spacing w:after="120"/>
        <w:ind w:left="360"/>
      </w:pPr>
      <w:r>
        <w:rPr>
          <w:rFonts w:ascii="Arial" w:cs="Arial" w:eastAsia="Arial" w:hAnsi="Arial"/>
          <w:b/>
          <w:bCs/>
          <w:color w:val="C0392B"/>
          <w:sz w:val="22"/>
          <w:szCs w:val="22"/>
        </w:rPr>
        <w:t xml:space="preserve">• </w:t>
      </w:r>
      <w:r>
        <w:rPr>
          <w:rFonts w:ascii="Georgia" w:cs="Georgia" w:eastAsia="Georgia" w:hAnsi="Georgia"/>
          <w:color w:val="1A1A1A"/>
          <w:sz w:val="22"/>
          <w:szCs w:val="22"/>
        </w:rPr>
        <w:t xml:space="preserve">The moment you stop performing and start living: what that transition actually looks like.</w:t>
      </w:r>
    </w:p>
    <w:p>
      <w:pPr>
        <w:spacing w:after="600"/>
      </w:pPr>
    </w:p>
    <w:p>
      <w:pPr>
        <w:pBdr>
          <w:bottom w:val="single" w:color="C0392B" w:sz="6" w:space="4"/>
        </w:pBdr>
        <w:spacing w:after="400" w:before="400"/>
      </w:pPr>
    </w:p>
    <w:p>
      <w:pPr>
        <w:pStyle w:val="Heading1"/>
        <w:spacing w:after="200" w:before="480"/>
      </w:pPr>
      <w:r>
        <w:rPr>
          <w:rFonts w:ascii="Arial" w:cs="Arial" w:eastAsia="Arial" w:hAnsi="Arial"/>
          <w:b/>
          <w:bCs/>
          <w:color w:val="C0392B"/>
          <w:sz w:val="52"/>
          <w:szCs w:val="52"/>
        </w:rPr>
        <w:t xml:space="preserve">Ad Hooks</w:t>
      </w:r>
    </w:p>
    <w:p>
      <w:pPr>
        <w:spacing w:after="300"/>
      </w:pPr>
      <w:r>
        <w:rPr>
          <w:rFonts w:ascii="Georgia" w:cs="Georgia" w:eastAsia="Georgia" w:hAnsi="Georgia"/>
          <w:color w:val="1A1A1A"/>
          <w:sz w:val="22"/>
          <w:szCs w:val="22"/>
        </w:rPr>
        <w:t xml:space="preserve">For your Score App quiz. Short, scroll-stopping, one idea each.</w:t>
      </w:r>
    </w:p>
    <w:p>
      <w:pPr>
        <w:spacing w:after="200"/>
      </w:pPr>
      <w:r>
        <w:rPr>
          <w:rFonts w:ascii="Georgia" w:cs="Georgia" w:eastAsia="Georgia" w:hAnsi="Georgia"/>
          <w:b/>
          <w:bCs/>
          <w:color w:val="1A1A1A"/>
          <w:sz w:val="22"/>
          <w:szCs w:val="22"/>
        </w:rPr>
        <w:t xml:space="preserve">Hook 1 — The mirror</w:t>
      </w:r>
    </w:p>
    <w:p>
      <w:pPr>
        <w:spacing w:after="300"/>
      </w:pPr>
      <w:r>
        <w:rPr>
          <w:rFonts w:ascii="Georgia" w:cs="Georgia" w:eastAsia="Georgia" w:hAnsi="Georgia"/>
          <w:color w:val="1A1A1A"/>
          <w:sz w:val="22"/>
          <w:szCs w:val="22"/>
        </w:rPr>
        <w:t xml:space="preserve">You're still delivering. Still showing up. So why does it feel like you're going through the motions?</w:t>
      </w:r>
    </w:p>
    <w:p>
      <w:pPr>
        <w:spacing w:after="200"/>
      </w:pPr>
      <w:r>
        <w:rPr>
          <w:rFonts w:ascii="Georgia" w:cs="Georgia" w:eastAsia="Georgia" w:hAnsi="Georgia"/>
          <w:b/>
          <w:bCs/>
          <w:color w:val="1A1A1A"/>
          <w:sz w:val="22"/>
          <w:szCs w:val="22"/>
        </w:rPr>
        <w:t xml:space="preserve">Hook 2 — The question</w:t>
      </w:r>
    </w:p>
    <w:p>
      <w:pPr>
        <w:spacing w:after="300"/>
      </w:pPr>
      <w:r>
        <w:rPr>
          <w:rFonts w:ascii="Georgia" w:cs="Georgia" w:eastAsia="Georgia" w:hAnsi="Georgia"/>
          <w:color w:val="1A1A1A"/>
          <w:sz w:val="22"/>
          <w:szCs w:val="22"/>
        </w:rPr>
        <w:t xml:space="preserve">You've built a successful career. But when did you last feel genuinely alive in your life?</w:t>
      </w:r>
    </w:p>
    <w:p>
      <w:pPr>
        <w:spacing w:after="200"/>
      </w:pPr>
      <w:r>
        <w:rPr>
          <w:rFonts w:ascii="Georgia" w:cs="Georgia" w:eastAsia="Georgia" w:hAnsi="Georgia"/>
          <w:b/>
          <w:bCs/>
          <w:color w:val="1A1A1A"/>
          <w:sz w:val="22"/>
          <w:szCs w:val="22"/>
        </w:rPr>
        <w:t xml:space="preserve">Hook 3 — The reframe</w:t>
      </w:r>
    </w:p>
    <w:p>
      <w:pPr>
        <w:spacing w:after="300"/>
      </w:pPr>
      <w:r>
        <w:rPr>
          <w:rFonts w:ascii="Georgia" w:cs="Georgia" w:eastAsia="Georgia" w:hAnsi="Georgia"/>
          <w:color w:val="1A1A1A"/>
          <w:sz w:val="22"/>
          <w:szCs w:val="22"/>
        </w:rPr>
        <w:t xml:space="preserve">It's not burnout. It's what happens when a high achiever builds the wrong life for long enough.</w:t>
      </w:r>
    </w:p>
    <w:p>
      <w:pPr>
        <w:spacing w:after="200"/>
      </w:pPr>
      <w:r>
        <w:rPr>
          <w:rFonts w:ascii="Georgia" w:cs="Georgia" w:eastAsia="Georgia" w:hAnsi="Georgia"/>
          <w:b/>
          <w:bCs/>
          <w:color w:val="1A1A1A"/>
          <w:sz w:val="22"/>
          <w:szCs w:val="22"/>
        </w:rPr>
        <w:t xml:space="preserve">Hook 4 — The recognition</w:t>
      </w:r>
    </w:p>
    <w:p>
      <w:pPr>
        <w:spacing w:after="300"/>
      </w:pPr>
      <w:r>
        <w:rPr>
          <w:rFonts w:ascii="Georgia" w:cs="Georgia" w:eastAsia="Georgia" w:hAnsi="Georgia"/>
          <w:color w:val="1A1A1A"/>
          <w:sz w:val="22"/>
          <w:szCs w:val="22"/>
        </w:rPr>
        <w:t xml:space="preserve">Perfectionism. Hyper-vigilance. Imposter syndrome. If you know, you know. There's a way out.</w:t>
      </w:r>
    </w:p>
    <w:p>
      <w:pPr>
        <w:spacing w:after="200"/>
      </w:pPr>
      <w:r>
        <w:rPr>
          <w:rFonts w:ascii="Georgia" w:cs="Georgia" w:eastAsia="Georgia" w:hAnsi="Georgia"/>
          <w:b/>
          <w:bCs/>
          <w:color w:val="1A1A1A"/>
          <w:sz w:val="22"/>
          <w:szCs w:val="22"/>
        </w:rPr>
        <w:t xml:space="preserve">Hook 5 — Direct</w:t>
      </w:r>
    </w:p>
    <w:p>
      <w:pPr>
        <w:spacing w:after="400"/>
      </w:pPr>
      <w:r>
        <w:rPr>
          <w:rFonts w:ascii="Georgia" w:cs="Georgia" w:eastAsia="Georgia" w:hAnsi="Georgia"/>
          <w:color w:val="1A1A1A"/>
          <w:sz w:val="22"/>
          <w:szCs w:val="22"/>
        </w:rPr>
        <w:t xml:space="preserve">Free 2-minute assessment: Are you building a career or a life? Take it at ignisleadership.com</w:t>
      </w:r>
    </w:p>
    <w:p>
      <w:pPr>
        <w:pBdr>
          <w:bottom w:val="single" w:color="C0392B" w:sz="6" w:space="4"/>
        </w:pBdr>
        <w:spacing w:after="400" w:before="400"/>
      </w:pPr>
    </w:p>
    <w:p>
      <w:pPr>
        <w:spacing w:after="100" w:before="400"/>
      </w:pPr>
      <w:r>
        <w:rPr>
          <w:rFonts w:ascii="Arial" w:cs="Arial" w:eastAsia="Arial" w:hAnsi="Arial"/>
          <w:b/>
          <w:bCs/>
          <w:color w:val="C0392B"/>
          <w:sz w:val="20"/>
          <w:szCs w:val="20"/>
        </w:rPr>
        <w:t xml:space="preserve">Ignis Leadership  |  Yorik Tisseau</w:t>
      </w:r>
    </w:p>
    <w:p>
      <w:pPr>
        <w:spacing w:after="100"/>
      </w:pPr>
      <w:r>
        <w:rPr>
          <w:rFonts w:ascii="Arial" w:cs="Arial" w:eastAsia="Arial" w:hAnsi="Arial"/>
          <w:color w:val="555555"/>
          <w:sz w:val="18"/>
          <w:szCs w:val="18"/>
        </w:rPr>
        <w:t xml:space="preserve">yorik@ignisleadership.com  |  ignisleadership.com</w:t>
      </w:r>
    </w:p>
    <w:p>
      <w:pPr>
        <w:spacing w:after="100"/>
      </w:pPr>
      <w:r>
        <w:rPr>
          <w:rFonts w:ascii="Georgia" w:cs="Georgia" w:eastAsia="Georgia" w:hAnsi="Georgia"/>
          <w:i/>
          <w:iCs/>
          <w:color w:val="555555"/>
          <w:sz w:val="22"/>
          <w:szCs w:val="22"/>
        </w:rPr>
        <w:t xml:space="preserve">Built April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C0392B"/>
      <w:sz w:val="52"/>
      <w:szCs w:val="52"/>
    </w:rPr>
  </w:style>
  <w:style w:type="paragraph" w:styleId="Heading2">
    <w:name w:val="Heading 2"/>
    <w:basedOn w:val="Normal"/>
    <w:next w:val="Normal"/>
    <w:qFormat/>
    <w:pPr>
      <w:spacing w:after="160" w:before="360"/>
      <w:outlineLvl w:val="1"/>
    </w:pPr>
    <w:rPr>
      <w:rFonts w:ascii="Arial" w:cs="Arial" w:eastAsia="Arial" w:hAnsi="Arial"/>
      <w:b/>
      <w:bCs/>
      <w:color w:val="1A1A1A"/>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2026-04-29T10:20:54.882Z</dcterms:created>
  <dcterms:modified xsi:type="dcterms:W3CDTF">2026-04-29T10:20:54.883Z</dcterms:modified>
</cp:coreProperties>
</file>

<file path=docProps/custom.xml><?xml version="1.0" encoding="utf-8"?>
<Properties xmlns="http://schemas.openxmlformats.org/officeDocument/2006/custom-properties" xmlns:vt="http://schemas.openxmlformats.org/officeDocument/2006/docPropsVTypes"/>
</file>